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37951" w:rsidRDefault="00000000">
      <w:pPr>
        <w:spacing w:after="160"/>
        <w:rPr>
          <w:rFonts w:ascii="Candara" w:eastAsia="Candara" w:hAnsi="Candara" w:cs="Candara"/>
        </w:rPr>
      </w:pPr>
      <w:sdt>
        <w:sdtPr>
          <w:tag w:val="goog_rdk_0"/>
          <w:id w:val="1217021641"/>
        </w:sdtPr>
        <w:sdtContent>
          <w:commentRangeStart w:id="0"/>
        </w:sdtContent>
      </w:sdt>
      <w:r>
        <w:rPr>
          <w:rFonts w:ascii="Candara" w:eastAsia="Candara" w:hAnsi="Candara" w:cs="Candara"/>
          <w:b/>
          <w:bCs/>
          <w:sz w:val="30"/>
          <w:szCs w:val="30"/>
        </w:rPr>
        <w:t>Screening for attention-deficit/hy</w:t>
      </w:r>
      <w:commentRangeEnd w:id="0"/>
      <w:r>
        <w:rPr>
          <w:rStyle w:val="CommentReference"/>
          <w:rFonts w:ascii="Candara" w:eastAsia="Candara" w:hAnsi="Candara" w:cs="Candara"/>
          <w:b/>
          <w:bCs/>
          <w:sz w:val="30"/>
          <w:szCs w:val="30"/>
        </w:rPr>
        <w:commentReference w:id="0"/>
      </w:r>
      <w:r>
        <w:rPr>
          <w:rFonts w:ascii="Candara" w:eastAsia="Candara" w:hAnsi="Candara" w:cs="Candara"/>
          <w:b/>
          <w:bCs/>
          <w:sz w:val="30"/>
          <w:szCs w:val="30"/>
        </w:rPr>
        <w:t>peractivity disorder traits among adults living with HIV or taking pre-exposure prophylaxis in Switzerland: a cross-sectional survey nested within the Swiss HIV Cohort Study and SwissPrEPared - a study protocol</w:t>
      </w:r>
    </w:p>
    <w:p w14:paraId="00000002" w14:textId="77777777" w:rsidR="00B37951" w:rsidRDefault="00000000">
      <w:pPr>
        <w:spacing w:after="60"/>
        <w:rPr>
          <w:rFonts w:ascii="Candara" w:eastAsia="Candara" w:hAnsi="Candara" w:cs="Candara"/>
          <w:sz w:val="20"/>
          <w:szCs w:val="20"/>
        </w:rPr>
      </w:pPr>
      <w:r>
        <w:rPr>
          <w:rFonts w:ascii="Candara" w:eastAsia="Candara" w:hAnsi="Candara" w:cs="Candara"/>
          <w:sz w:val="20"/>
          <w:szCs w:val="20"/>
        </w:rPr>
        <w:t>David Jackson-</w:t>
      </w:r>
      <w:sdt>
        <w:sdtPr>
          <w:tag w:val="goog_rdk_1"/>
          <w:id w:val="-1336527590"/>
        </w:sdtPr>
        <w:sdtContent>
          <w:commentRangeStart w:id="1"/>
        </w:sdtContent>
      </w:sdt>
      <w:r>
        <w:rPr>
          <w:rFonts w:ascii="Candara" w:eastAsia="Candara" w:hAnsi="Candara" w:cs="Candara"/>
          <w:sz w:val="20"/>
          <w:szCs w:val="20"/>
        </w:rPr>
        <w:t>Perry</w:t>
      </w:r>
      <w:r>
        <w:rPr>
          <w:rFonts w:ascii="Candara" w:eastAsia="Candara" w:hAnsi="Candara" w:cs="Candara"/>
          <w:sz w:val="20"/>
          <w:szCs w:val="20"/>
          <w:vertAlign w:val="superscript"/>
        </w:rPr>
        <w:t>6</w:t>
      </w:r>
      <w:commentRangeEnd w:id="1"/>
      <w:r>
        <w:rPr>
          <w:rStyle w:val="CommentReference"/>
          <w:rFonts w:ascii="Candara" w:eastAsia="Candara" w:hAnsi="Candara" w:cs="Candara"/>
          <w:sz w:val="20"/>
          <w:szCs w:val="20"/>
        </w:rPr>
        <w:commentReference w:id="1"/>
      </w:r>
      <w:r>
        <w:rPr>
          <w:rFonts w:ascii="Candara" w:eastAsia="Candara" w:hAnsi="Candara" w:cs="Candara"/>
          <w:sz w:val="20"/>
          <w:szCs w:val="20"/>
        </w:rPr>
        <w:t>, Stephanie Campos Ochoa</w:t>
      </w:r>
      <w:r>
        <w:rPr>
          <w:rFonts w:ascii="Candara" w:eastAsia="Candara" w:hAnsi="Candara" w:cs="Candara"/>
          <w:sz w:val="20"/>
          <w:szCs w:val="20"/>
          <w:vertAlign w:val="superscript"/>
        </w:rPr>
        <w:t>1</w:t>
      </w:r>
      <w:r>
        <w:rPr>
          <w:rFonts w:ascii="Candara" w:eastAsia="Candara" w:hAnsi="Candara" w:cs="Candara"/>
          <w:sz w:val="20"/>
          <w:szCs w:val="20"/>
        </w:rPr>
        <w:t xml:space="preserve">, </w:t>
      </w:r>
      <w:sdt>
        <w:sdtPr>
          <w:tag w:val="goog_rdk_2"/>
          <w:id w:val="656408737"/>
        </w:sdtPr>
        <w:sdtContent>
          <w:commentRangeStart w:id="2"/>
        </w:sdtContent>
      </w:sdt>
      <w:r>
        <w:rPr>
          <w:rFonts w:ascii="Candara" w:eastAsia="Candara" w:hAnsi="Candara" w:cs="Candara"/>
          <w:sz w:val="20"/>
          <w:szCs w:val="20"/>
        </w:rPr>
        <w:t>Salvatore Corbisiero</w:t>
      </w:r>
      <w:r>
        <w:rPr>
          <w:rFonts w:ascii="Candara" w:eastAsia="Candara" w:hAnsi="Candara" w:cs="Candara"/>
          <w:sz w:val="20"/>
          <w:szCs w:val="20"/>
          <w:vertAlign w:val="superscript"/>
        </w:rPr>
        <w:t>4</w:t>
      </w:r>
      <w:commentRangeEnd w:id="2"/>
      <w:r>
        <w:rPr>
          <w:rStyle w:val="CommentReference"/>
          <w:rFonts w:ascii="Candara" w:eastAsia="Candara" w:hAnsi="Candara" w:cs="Candara"/>
          <w:sz w:val="20"/>
          <w:szCs w:val="20"/>
        </w:rPr>
        <w:commentReference w:id="2"/>
      </w:r>
      <w:r>
        <w:rPr>
          <w:rFonts w:ascii="Candara" w:eastAsia="Candara" w:hAnsi="Candara" w:cs="Candara"/>
          <w:sz w:val="20"/>
          <w:szCs w:val="20"/>
        </w:rPr>
        <w:t>, Florian Köhn</w:t>
      </w:r>
      <w:r>
        <w:rPr>
          <w:rFonts w:ascii="Candara" w:eastAsia="Candara" w:hAnsi="Candara" w:cs="Candara"/>
          <w:sz w:val="20"/>
          <w:szCs w:val="20"/>
          <w:vertAlign w:val="superscript"/>
        </w:rPr>
        <w:t>5</w:t>
      </w:r>
      <w:r>
        <w:rPr>
          <w:rFonts w:ascii="Candara" w:eastAsia="Candara" w:hAnsi="Candara" w:cs="Candara"/>
          <w:sz w:val="20"/>
          <w:szCs w:val="20"/>
        </w:rPr>
        <w:t>, Irene Abela</w:t>
      </w:r>
      <w:r>
        <w:rPr>
          <w:rFonts w:ascii="Candara" w:eastAsia="Candara" w:hAnsi="Candara" w:cs="Candara"/>
          <w:sz w:val="20"/>
          <w:szCs w:val="20"/>
          <w:vertAlign w:val="superscript"/>
        </w:rPr>
        <w:t>5</w:t>
      </w:r>
      <w:r>
        <w:rPr>
          <w:rFonts w:ascii="Candara" w:eastAsia="Candara" w:hAnsi="Candara" w:cs="Candara"/>
          <w:sz w:val="20"/>
          <w:szCs w:val="20"/>
        </w:rPr>
        <w:t>, Grace Yoon7, Matthias Cavassini</w:t>
      </w:r>
      <w:r>
        <w:rPr>
          <w:rFonts w:ascii="Candara" w:eastAsia="Candara" w:hAnsi="Candara" w:cs="Candara"/>
          <w:sz w:val="20"/>
          <w:szCs w:val="20"/>
          <w:vertAlign w:val="superscript"/>
        </w:rPr>
        <w:t>6</w:t>
      </w:r>
      <w:r>
        <w:rPr>
          <w:rFonts w:ascii="Candara" w:eastAsia="Candara" w:hAnsi="Candara" w:cs="Candara"/>
          <w:sz w:val="20"/>
          <w:szCs w:val="20"/>
        </w:rPr>
        <w:t>, Benjamin Hampel</w:t>
      </w:r>
      <w:r>
        <w:rPr>
          <w:rFonts w:ascii="Candara" w:eastAsia="Candara" w:hAnsi="Candara" w:cs="Candara"/>
          <w:sz w:val="20"/>
          <w:szCs w:val="20"/>
          <w:vertAlign w:val="superscript"/>
        </w:rPr>
        <w:t xml:space="preserve">7,8,# </w:t>
      </w:r>
      <w:r>
        <w:rPr>
          <w:rFonts w:ascii="Candara" w:eastAsia="Candara" w:hAnsi="Candara" w:cs="Candara"/>
          <w:sz w:val="20"/>
          <w:szCs w:val="20"/>
        </w:rPr>
        <w:t>Alain Amstutz</w:t>
      </w:r>
      <w:r>
        <w:rPr>
          <w:rFonts w:ascii="Candara" w:eastAsia="Candara" w:hAnsi="Candara" w:cs="Candara"/>
          <w:sz w:val="20"/>
          <w:szCs w:val="20"/>
          <w:vertAlign w:val="superscript"/>
        </w:rPr>
        <w:t xml:space="preserve">1,2,3,#,* </w:t>
      </w:r>
    </w:p>
    <w:p w14:paraId="00000003" w14:textId="77777777" w:rsidR="00B37951" w:rsidRDefault="00000000">
      <w:pPr>
        <w:spacing w:after="20"/>
        <w:rPr>
          <w:rFonts w:ascii="Candara" w:eastAsia="Candara" w:hAnsi="Candara" w:cs="Candara"/>
          <w:sz w:val="16"/>
          <w:szCs w:val="16"/>
        </w:rPr>
      </w:pPr>
      <w:r>
        <w:rPr>
          <w:rFonts w:ascii="Candara" w:eastAsia="Candara" w:hAnsi="Candara" w:cs="Candara"/>
          <w:sz w:val="16"/>
          <w:szCs w:val="16"/>
        </w:rPr>
        <w:t>1  Division of Clinical Epidemiology, Department of Clinical Research, University Hospital Basel, Basel, Switzerland</w:t>
      </w:r>
    </w:p>
    <w:p w14:paraId="00000004" w14:textId="77777777" w:rsidR="00B37951" w:rsidRDefault="00000000">
      <w:pPr>
        <w:spacing w:after="20"/>
        <w:rPr>
          <w:rFonts w:ascii="Candara" w:eastAsia="Candara" w:hAnsi="Candara" w:cs="Candara"/>
          <w:sz w:val="16"/>
          <w:szCs w:val="16"/>
        </w:rPr>
      </w:pPr>
      <w:r>
        <w:rPr>
          <w:rFonts w:ascii="Candara" w:eastAsia="Candara" w:hAnsi="Candara" w:cs="Candara"/>
          <w:sz w:val="16"/>
          <w:szCs w:val="16"/>
        </w:rPr>
        <w:t>2  Population Health Sciences, Bristol Medical School, University of Bristol, Bristol, UK</w:t>
      </w:r>
    </w:p>
    <w:p w14:paraId="00000005" w14:textId="77777777" w:rsidR="00B37951" w:rsidRDefault="00000000">
      <w:pPr>
        <w:spacing w:after="20"/>
        <w:rPr>
          <w:rFonts w:ascii="Candara" w:eastAsia="Candara" w:hAnsi="Candara" w:cs="Candara"/>
          <w:sz w:val="16"/>
          <w:szCs w:val="16"/>
        </w:rPr>
      </w:pPr>
      <w:r>
        <w:rPr>
          <w:rFonts w:ascii="Candara" w:eastAsia="Candara" w:hAnsi="Candara" w:cs="Candara"/>
          <w:sz w:val="16"/>
          <w:szCs w:val="16"/>
        </w:rPr>
        <w:t>3  Oslo Centre for Biostatistics and Epidemiology, Oslo University Hospital, Oslo, Norway</w:t>
      </w:r>
    </w:p>
    <w:p w14:paraId="00000006" w14:textId="77777777" w:rsidR="00B37951" w:rsidRDefault="00000000">
      <w:pPr>
        <w:spacing w:after="20"/>
        <w:rPr>
          <w:rFonts w:ascii="Candara" w:eastAsia="Candara" w:hAnsi="Candara" w:cs="Candara"/>
          <w:sz w:val="16"/>
          <w:szCs w:val="16"/>
        </w:rPr>
      </w:pPr>
      <w:r>
        <w:rPr>
          <w:rFonts w:ascii="Candara" w:eastAsia="Candara" w:hAnsi="Candara" w:cs="Candara"/>
          <w:sz w:val="16"/>
          <w:szCs w:val="16"/>
        </w:rPr>
        <w:t>4  ADHD Service Center and Center for Gender Identity Central Switzerland (ZGZ), Lucerne Psychiatry, Lucerne, Switzerland</w:t>
      </w:r>
    </w:p>
    <w:p w14:paraId="00000007" w14:textId="77777777" w:rsidR="00B37951" w:rsidRDefault="00000000">
      <w:pPr>
        <w:spacing w:after="20"/>
        <w:rPr>
          <w:rFonts w:ascii="Candara" w:eastAsia="Candara" w:hAnsi="Candara" w:cs="Candara"/>
          <w:sz w:val="16"/>
          <w:szCs w:val="16"/>
        </w:rPr>
      </w:pPr>
      <w:r>
        <w:rPr>
          <w:rFonts w:ascii="Candara" w:eastAsia="Candara" w:hAnsi="Candara" w:cs="Candara"/>
          <w:sz w:val="16"/>
          <w:szCs w:val="16"/>
        </w:rPr>
        <w:t>5  Division of Infectious Diseases and Hospital Epidemiology, University Hospital Zurich, University of Zurich, Zurich, Switzerland</w:t>
      </w:r>
    </w:p>
    <w:p w14:paraId="00000008" w14:textId="77777777" w:rsidR="00B37951" w:rsidRDefault="00000000">
      <w:pPr>
        <w:spacing w:after="20"/>
        <w:rPr>
          <w:rFonts w:ascii="Candara" w:eastAsia="Candara" w:hAnsi="Candara" w:cs="Candara"/>
          <w:sz w:val="16"/>
          <w:szCs w:val="16"/>
        </w:rPr>
      </w:pPr>
      <w:r>
        <w:rPr>
          <w:rFonts w:ascii="Candara" w:eastAsia="Candara" w:hAnsi="Candara" w:cs="Candara"/>
          <w:sz w:val="16"/>
          <w:szCs w:val="16"/>
        </w:rPr>
        <w:t>6  Service of Infectious Diseases, University Hospital of Lausanne (CHUV), University of Lausanne, Lausanne, Switzerland</w:t>
      </w:r>
    </w:p>
    <w:p w14:paraId="00000009" w14:textId="77777777" w:rsidR="00B37951" w:rsidRDefault="00000000">
      <w:pPr>
        <w:spacing w:after="20"/>
        <w:rPr>
          <w:rFonts w:ascii="Candara" w:eastAsia="Candara" w:hAnsi="Candara" w:cs="Candara"/>
          <w:sz w:val="16"/>
          <w:szCs w:val="16"/>
        </w:rPr>
      </w:pPr>
      <w:r>
        <w:rPr>
          <w:rFonts w:ascii="Candara" w:eastAsia="Candara" w:hAnsi="Candara" w:cs="Candara"/>
          <w:sz w:val="16"/>
          <w:szCs w:val="16"/>
        </w:rPr>
        <w:t>7  Department of Public and Global Health, Epidemiology, Biostatistics and Prevention Institute, University of Zurich, Zurich, Switzerland</w:t>
      </w:r>
    </w:p>
    <w:p w14:paraId="0000000A" w14:textId="77777777" w:rsidR="00B37951" w:rsidRDefault="00000000">
      <w:pPr>
        <w:spacing w:after="20"/>
        <w:rPr>
          <w:rFonts w:ascii="Candara" w:eastAsia="Candara" w:hAnsi="Candara" w:cs="Candara"/>
          <w:sz w:val="16"/>
          <w:szCs w:val="16"/>
        </w:rPr>
      </w:pPr>
      <w:r>
        <w:rPr>
          <w:rFonts w:ascii="Candara" w:eastAsia="Candara" w:hAnsi="Candara" w:cs="Candara"/>
          <w:sz w:val="16"/>
          <w:szCs w:val="16"/>
        </w:rPr>
        <w:t>8  Checkpoint Zurich, Zurich, Switzerland</w:t>
      </w:r>
    </w:p>
    <w:p w14:paraId="0000000B" w14:textId="77777777" w:rsidR="00B37951" w:rsidRDefault="00B37951">
      <w:pPr>
        <w:spacing w:after="20"/>
        <w:rPr>
          <w:rFonts w:ascii="Candara" w:eastAsia="Candara" w:hAnsi="Candara" w:cs="Candara"/>
          <w:sz w:val="16"/>
          <w:szCs w:val="16"/>
        </w:rPr>
      </w:pPr>
    </w:p>
    <w:p w14:paraId="0000000C" w14:textId="77777777" w:rsidR="00B37951" w:rsidRDefault="00000000">
      <w:pPr>
        <w:rPr>
          <w:rFonts w:ascii="Candara" w:eastAsia="Candara" w:hAnsi="Candara" w:cs="Candara"/>
          <w:b/>
          <w:bCs/>
          <w:sz w:val="18"/>
          <w:szCs w:val="18"/>
        </w:rPr>
      </w:pPr>
      <w:r>
        <w:rPr>
          <w:rFonts w:ascii="Candara" w:eastAsia="Candara" w:hAnsi="Candara" w:cs="Candara"/>
          <w:b/>
          <w:bCs/>
          <w:sz w:val="18"/>
          <w:szCs w:val="18"/>
        </w:rPr>
        <w:t># shared last-authorship</w:t>
      </w:r>
    </w:p>
    <w:p w14:paraId="0000000D" w14:textId="77777777" w:rsidR="00B37951" w:rsidRDefault="00000000">
      <w:pPr>
        <w:rPr>
          <w:rFonts w:ascii="Candara" w:eastAsia="Candara" w:hAnsi="Candara" w:cs="Candara"/>
          <w:sz w:val="18"/>
          <w:szCs w:val="18"/>
        </w:rPr>
      </w:pPr>
      <w:r>
        <w:rPr>
          <w:rFonts w:ascii="Candara" w:eastAsia="Candara" w:hAnsi="Candara" w:cs="Candara"/>
          <w:b/>
          <w:bCs/>
          <w:sz w:val="18"/>
          <w:szCs w:val="18"/>
        </w:rPr>
        <w:t xml:space="preserve">*Corresponding author: </w:t>
      </w:r>
      <w:r>
        <w:rPr>
          <w:rFonts w:ascii="Candara" w:eastAsia="Candara" w:hAnsi="Candara" w:cs="Candara"/>
          <w:sz w:val="18"/>
          <w:szCs w:val="18"/>
        </w:rPr>
        <w:t>Alain Amstutz (alain.amstutz@unibas.ch)</w:t>
      </w:r>
    </w:p>
    <w:p w14:paraId="0000000E" w14:textId="77777777" w:rsidR="00B37951" w:rsidRDefault="00000000">
      <w:pPr>
        <w:rPr>
          <w:rFonts w:ascii="Candara" w:eastAsia="Candara" w:hAnsi="Candara" w:cs="Candara"/>
        </w:rPr>
      </w:pPr>
      <w:r>
        <w:rPr>
          <w:rFonts w:ascii="Candara" w:eastAsia="Candara" w:hAnsi="Candara" w:cs="Candara"/>
          <w:b/>
          <w:bCs/>
          <w:sz w:val="18"/>
          <w:szCs w:val="18"/>
        </w:rPr>
        <w:t>Co-Principal Investigators:</w:t>
      </w:r>
      <w:r>
        <w:rPr>
          <w:rFonts w:ascii="Candara" w:eastAsia="Candara" w:hAnsi="Candara" w:cs="Candara"/>
          <w:sz w:val="18"/>
          <w:szCs w:val="18"/>
        </w:rPr>
        <w:t xml:space="preserve"> Benjamin Hampel, David Jackson-Perry, Alain Amstutz</w:t>
      </w:r>
    </w:p>
    <w:p w14:paraId="0000000F" w14:textId="77777777" w:rsidR="00B37951" w:rsidRDefault="00B37951">
      <w:pPr>
        <w:spacing w:before="60" w:after="160"/>
        <w:rPr>
          <w:rFonts w:ascii="Candara" w:eastAsia="Candara" w:hAnsi="Candara" w:cs="Candara"/>
          <w:b/>
          <w:bCs/>
          <w:sz w:val="18"/>
          <w:szCs w:val="18"/>
        </w:rPr>
      </w:pPr>
    </w:p>
    <w:p w14:paraId="00000010" w14:textId="77777777" w:rsidR="00B37951" w:rsidRDefault="00000000">
      <w:pPr>
        <w:spacing w:before="60" w:after="160"/>
        <w:rPr>
          <w:rFonts w:ascii="Candara" w:eastAsia="Candara" w:hAnsi="Candara" w:cs="Candara"/>
          <w:sz w:val="18"/>
          <w:szCs w:val="18"/>
        </w:rPr>
      </w:pPr>
      <w:r>
        <w:rPr>
          <w:rFonts w:ascii="Candara" w:eastAsia="Candara" w:hAnsi="Candara" w:cs="Candara"/>
          <w:b/>
          <w:bCs/>
          <w:sz w:val="18"/>
          <w:szCs w:val="18"/>
        </w:rPr>
        <w:t xml:space="preserve">Keywords: </w:t>
      </w:r>
      <w:r>
        <w:rPr>
          <w:rFonts w:ascii="Candara" w:eastAsia="Candara" w:hAnsi="Candara" w:cs="Candara"/>
          <w:sz w:val="18"/>
          <w:szCs w:val="18"/>
        </w:rPr>
        <w:t>ADHD; attention-deficit/hyperactivity disorder; HIV; pre-exposure prophylaxis; screening; ASRS-5; mental health; neurodiversity.</w:t>
      </w:r>
    </w:p>
    <w:p w14:paraId="00000011" w14:textId="77777777" w:rsidR="00B37951" w:rsidRDefault="00B37951">
      <w:pPr>
        <w:spacing w:before="60" w:after="160"/>
        <w:rPr>
          <w:rFonts w:ascii="Candara" w:eastAsia="Candara" w:hAnsi="Candara" w:cs="Candara"/>
          <w:sz w:val="18"/>
          <w:szCs w:val="18"/>
        </w:rPr>
      </w:pPr>
    </w:p>
    <w:p w14:paraId="00000012" w14:textId="77777777" w:rsidR="00B37951" w:rsidRDefault="00000000">
      <w:pPr>
        <w:spacing w:after="100"/>
        <w:rPr>
          <w:rFonts w:ascii="Candara" w:eastAsia="Candara" w:hAnsi="Candara" w:cs="Candara"/>
        </w:rPr>
      </w:pPr>
      <w:r>
        <w:rPr>
          <w:rFonts w:ascii="Candara" w:eastAsia="Candara" w:hAnsi="Candara" w:cs="Candara"/>
          <w:b/>
          <w:bCs/>
          <w:sz w:val="24"/>
          <w:szCs w:val="24"/>
        </w:rPr>
        <w:t>ABSTRACT</w:t>
      </w:r>
    </w:p>
    <w:p w14:paraId="00000013" w14:textId="77777777" w:rsidR="00B37951" w:rsidRDefault="00000000">
      <w:pPr>
        <w:spacing w:after="120" w:line="268" w:lineRule="auto"/>
        <w:jc w:val="both"/>
        <w:rPr>
          <w:rFonts w:ascii="Candara" w:eastAsia="Candara" w:hAnsi="Candara" w:cs="Candara"/>
          <w:sz w:val="20"/>
          <w:szCs w:val="20"/>
        </w:rPr>
      </w:pPr>
      <w:r>
        <w:rPr>
          <w:rFonts w:ascii="Candara" w:eastAsia="Candara" w:hAnsi="Candara" w:cs="Candara"/>
          <w:b/>
          <w:bCs/>
          <w:sz w:val="20"/>
          <w:szCs w:val="20"/>
        </w:rPr>
        <w:t xml:space="preserve">Introduction: </w:t>
      </w:r>
      <w:r>
        <w:rPr>
          <w:rFonts w:ascii="Candara" w:eastAsia="Candara" w:hAnsi="Candara" w:cs="Candara"/>
          <w:sz w:val="20"/>
          <w:szCs w:val="20"/>
        </w:rPr>
        <w:t xml:space="preserve">People living with HIV </w:t>
      </w:r>
      <w:sdt>
        <w:sdtPr>
          <w:tag w:val="goog_rdk_3"/>
          <w:id w:val="-1326637206"/>
        </w:sdtPr>
        <w:sdtContent>
          <w:sdt>
            <w:sdtPr>
              <w:tag w:val="goog_rdk_4"/>
              <w:id w:val="-986294189"/>
            </w:sdtPr>
            <w:sdtContent>
              <w:commentRangeStart w:id="3"/>
            </w:sdtContent>
          </w:sdt>
          <w:del w:id="4" w:author="David Jackson-Perry" w:date="2026-07-11T08:47:00Z">
            <w:r>
              <w:rPr>
                <w:rFonts w:ascii="Candara" w:eastAsia="Candara" w:hAnsi="Candara" w:cs="Candara"/>
                <w:sz w:val="20"/>
                <w:szCs w:val="20"/>
              </w:rPr>
              <w:delText xml:space="preserve">(PLWH) </w:delText>
            </w:r>
          </w:del>
        </w:sdtContent>
      </w:sdt>
      <w:commentRangeEnd w:id="3"/>
      <w:r>
        <w:rPr>
          <w:rStyle w:val="CommentReference"/>
          <w:rFonts w:ascii="Candara" w:eastAsia="Candara" w:hAnsi="Candara" w:cs="Candara"/>
          <w:sz w:val="20"/>
          <w:szCs w:val="20"/>
        </w:rPr>
        <w:commentReference w:id="3"/>
      </w:r>
      <w:r>
        <w:rPr>
          <w:rFonts w:ascii="Candara" w:eastAsia="Candara" w:hAnsi="Candara" w:cs="Candara"/>
          <w:sz w:val="20"/>
          <w:szCs w:val="20"/>
        </w:rPr>
        <w:t xml:space="preserve">experience disproportionately high rates of mental health conditions, yet adult attention-deficit/hyperactivity disorder (ADHD) is largely absent from the HIV literature. Traits associated with ADHD, together with social exclusion, adverse life events, stigma, and barriers to accessing </w:t>
      </w:r>
      <w:sdt>
        <w:sdtPr>
          <w:tag w:val="goog_rdk_5"/>
          <w:id w:val="-514787649"/>
        </w:sdtPr>
        <w:sdtContent>
          <w:commentRangeStart w:id="5"/>
        </w:sdtContent>
      </w:sdt>
      <w:r>
        <w:rPr>
          <w:rFonts w:ascii="Candara" w:eastAsia="Candara" w:hAnsi="Candara" w:cs="Candara"/>
          <w:sz w:val="20"/>
          <w:szCs w:val="20"/>
        </w:rPr>
        <w:t>healthcare</w:t>
      </w:r>
      <w:commentRangeEnd w:id="5"/>
      <w:r>
        <w:rPr>
          <w:rStyle w:val="CommentReference"/>
          <w:rFonts w:ascii="Candara" w:eastAsia="Candara" w:hAnsi="Candara" w:cs="Candara"/>
          <w:sz w:val="20"/>
          <w:szCs w:val="20"/>
        </w:rPr>
        <w:commentReference w:id="5"/>
      </w:r>
      <w:r>
        <w:rPr>
          <w:rFonts w:ascii="Candara" w:eastAsia="Candara" w:hAnsi="Candara" w:cs="Candara"/>
          <w:sz w:val="20"/>
          <w:szCs w:val="20"/>
        </w:rPr>
        <w:t xml:space="preserve"> may increase vulnerability to HIV acquisition and complicate adherence to treatment and prevention, and a comparable pathway may apply to users of HIV pre-exposure prophylaxis (PrEP). Prevalence data on ADHD in People living with HIV are limited to two small-scale studies, and no data exist for PrEP users. The objective of this study is to estimate the prevalence of ADHD traits among People living with HIV and PrEP users in Switzerland and to describe sociodemographic, behavioural and clinical patterns.</w:t>
      </w:r>
    </w:p>
    <w:p w14:paraId="00000014" w14:textId="77777777" w:rsidR="00B37951" w:rsidRDefault="00000000">
      <w:pPr>
        <w:spacing w:after="120" w:line="268" w:lineRule="auto"/>
        <w:jc w:val="both"/>
        <w:rPr>
          <w:rFonts w:ascii="Candara" w:eastAsia="Candara" w:hAnsi="Candara" w:cs="Candara"/>
          <w:sz w:val="20"/>
          <w:szCs w:val="20"/>
        </w:rPr>
      </w:pPr>
      <w:r>
        <w:rPr>
          <w:rFonts w:ascii="Candara" w:eastAsia="Candara" w:hAnsi="Candara" w:cs="Candara"/>
          <w:b/>
          <w:bCs/>
          <w:sz w:val="20"/>
          <w:szCs w:val="20"/>
        </w:rPr>
        <w:t xml:space="preserve">Methods and analysis: </w:t>
      </w:r>
      <w:r>
        <w:rPr>
          <w:rFonts w:ascii="Candara" w:eastAsia="Candara" w:hAnsi="Candara" w:cs="Candara"/>
          <w:sz w:val="20"/>
          <w:szCs w:val="20"/>
        </w:rPr>
        <w:t xml:space="preserve">This is a multicentre cross-sectional survey </w:t>
      </w:r>
      <w:r>
        <w:rPr>
          <w:rFonts w:ascii="Candara" w:eastAsia="Candara" w:hAnsi="Candara" w:cs="Candara"/>
          <w:sz w:val="20"/>
          <w:szCs w:val="20"/>
          <w:highlight w:val="yellow"/>
        </w:rPr>
        <w:t>drawing on a framework informed by Neurodiversity Studies,</w:t>
      </w:r>
      <w:r>
        <w:rPr>
          <w:rFonts w:ascii="Candara" w:eastAsia="Candara" w:hAnsi="Candara" w:cs="Candara"/>
          <w:sz w:val="20"/>
          <w:szCs w:val="20"/>
        </w:rPr>
        <w:t xml:space="preserve"> and nested within the Swiss HIV Cohort Study (SHCS) and SwissPrEPared cohort, co-created and co-led by people who, as well as their academic and clinical practices, have </w:t>
      </w:r>
      <w:sdt>
        <w:sdtPr>
          <w:tag w:val="goog_rdk_6"/>
          <w:id w:val="-1904469654"/>
        </w:sdtPr>
        <w:sdtContent>
          <w:sdt>
            <w:sdtPr>
              <w:tag w:val="goog_rdk_7"/>
              <w:id w:val="-572277119"/>
            </w:sdtPr>
            <w:sdtContent>
              <w:commentRangeStart w:id="6"/>
            </w:sdtContent>
          </w:sdt>
          <w:ins w:id="7" w:author="David Jackson-Perry" w:date="2026-07-11T08:29:00Z">
            <w:r>
              <w:rPr>
                <w:rFonts w:ascii="Candara" w:eastAsia="Candara" w:hAnsi="Candara" w:cs="Candara"/>
                <w:sz w:val="20"/>
                <w:szCs w:val="20"/>
              </w:rPr>
              <w:t xml:space="preserve">experiential knowledge </w:t>
            </w:r>
          </w:ins>
        </w:sdtContent>
      </w:sdt>
      <w:commentRangeEnd w:id="6"/>
      <w:del w:id="8" w:author="David Jackson-Perry" w:date="2026-07-11T08:29:00Z">
        <w:r>
          <w:rPr>
            <w:rStyle w:val="CommentReference"/>
            <w:sz w:val="21"/>
            <w:szCs w:val="21"/>
          </w:rPr>
          <w:commentReference w:id="6"/>
        </w:r>
      </w:del>
      <w:sdt>
        <w:sdtPr>
          <w:tag w:val="goog_rdk_8"/>
          <w:id w:val="-1795169317"/>
        </w:sdtPr>
        <w:sdtContent>
          <w:sdt>
            <w:sdtPr>
              <w:tag w:val="goog_rdk_9"/>
              <w:id w:val="1828317826"/>
            </w:sdtPr>
            <w:sdtContent>
              <w:commentRangeStart w:id="9"/>
            </w:sdtContent>
          </w:sdt>
          <w:del w:id="10" w:author="David Jackson-Perry" w:date="2026-07-11T08:29:00Z">
            <w:r>
              <w:rPr>
                <w:rFonts w:ascii="Candara" w:eastAsia="Candara" w:hAnsi="Candara" w:cs="Candara"/>
                <w:sz w:val="20"/>
                <w:szCs w:val="20"/>
              </w:rPr>
              <w:delText xml:space="preserve">lived understanding </w:delText>
            </w:r>
          </w:del>
        </w:sdtContent>
      </w:sdt>
      <w:commentRangeEnd w:id="9"/>
      <w:r>
        <w:rPr>
          <w:rStyle w:val="CommentReference"/>
          <w:rFonts w:ascii="Candara" w:eastAsia="Candara" w:hAnsi="Candara" w:cs="Candara"/>
          <w:sz w:val="20"/>
          <w:szCs w:val="20"/>
        </w:rPr>
        <w:commentReference w:id="9"/>
      </w:r>
      <w:r>
        <w:rPr>
          <w:rFonts w:ascii="Candara" w:eastAsia="Candara" w:hAnsi="Candara" w:cs="Candara"/>
          <w:sz w:val="20"/>
          <w:szCs w:val="20"/>
        </w:rPr>
        <w:t xml:space="preserve">of the topics being explored. Over a 12-month recruitment period, participants attending routine visits at participating sites will complete the six-item Adult ADHD Self-Report Scale Screener (ASRS-5). A positive screen is defined as a </w:t>
      </w:r>
      <w:sdt>
        <w:sdtPr>
          <w:tag w:val="goog_rdk_10"/>
          <w:id w:val="162880644"/>
        </w:sdtPr>
        <w:sdtContent>
          <w:commentRangeStart w:id="11"/>
        </w:sdtContent>
      </w:sdt>
      <w:r>
        <w:rPr>
          <w:rFonts w:ascii="Candara" w:eastAsia="Candara" w:hAnsi="Candara" w:cs="Candara"/>
          <w:sz w:val="20"/>
          <w:szCs w:val="20"/>
          <w:highlight w:val="yellow"/>
        </w:rPr>
        <w:t>weighted</w:t>
      </w:r>
      <w:commentRangeEnd w:id="11"/>
      <w:r>
        <w:rPr>
          <w:rStyle w:val="CommentReference"/>
          <w:rFonts w:ascii="Candara" w:eastAsia="Candara" w:hAnsi="Candara" w:cs="Candara"/>
          <w:sz w:val="20"/>
          <w:szCs w:val="20"/>
        </w:rPr>
        <w:commentReference w:id="11"/>
      </w:r>
      <w:r>
        <w:rPr>
          <w:rFonts w:ascii="Candara" w:eastAsia="Candara" w:hAnsi="Candara" w:cs="Candara"/>
          <w:sz w:val="20"/>
          <w:szCs w:val="20"/>
        </w:rPr>
        <w:t xml:space="preserve"> score of 14 or higher. Three additional items capture </w:t>
      </w:r>
      <w:sdt>
        <w:sdtPr>
          <w:tag w:val="goog_rdk_11"/>
          <w:id w:val="-1360938988"/>
        </w:sdtPr>
        <w:sdtContent>
          <w:commentRangeStart w:id="12"/>
          <w:commentRangeStart w:id="13"/>
        </w:sdtContent>
      </w:sdt>
      <w:commentRangeEnd w:id="12"/>
      <w:r>
        <w:rPr>
          <w:rStyle w:val="CommentReference"/>
          <w:sz w:val="21"/>
          <w:szCs w:val="21"/>
        </w:rPr>
        <w:commentReference w:id="12"/>
      </w:r>
      <w:commentRangeEnd w:id="13"/>
      <w:r>
        <w:rPr>
          <w:rStyle w:val="CommentReference"/>
          <w:sz w:val="21"/>
          <w:szCs w:val="21"/>
        </w:rPr>
        <w:commentReference w:id="13"/>
      </w:r>
      <w:sdt>
        <w:sdtPr>
          <w:tag w:val="goog_rdk_12"/>
          <w:id w:val="1116357767"/>
        </w:sdtPr>
        <w:sdtContent/>
      </w:sdt>
      <w:sdt>
        <w:sdtPr>
          <w:tag w:val="goog_rdk_13"/>
          <w:id w:val="1424915550"/>
        </w:sdtPr>
        <w:sdtContent>
          <w:r>
            <w:rPr>
              <w:rFonts w:ascii="Candara" w:eastAsia="Candara" w:hAnsi="Candara" w:cs="Candara"/>
              <w:sz w:val="20"/>
              <w:szCs w:val="20"/>
              <w:highlight w:val="yellow"/>
              <w:rPrChange w:id="14" w:author="David Jackson-Perry" w:date="2026-07-11T08:30:00Z">
                <w:rPr>
                  <w:rFonts w:ascii="Candara" w:eastAsia="Candara" w:hAnsi="Candara" w:cs="Candara"/>
                  <w:sz w:val="20"/>
                  <w:szCs w:val="20"/>
                </w:rPr>
              </w:rPrChange>
            </w:rPr>
            <w:t xml:space="preserve">the presence of traits in childhood, </w:t>
          </w:r>
        </w:sdtContent>
      </w:sdt>
      <w:r>
        <w:rPr>
          <w:rFonts w:ascii="Candara" w:eastAsia="Candara" w:hAnsi="Candara" w:cs="Candara"/>
          <w:sz w:val="20"/>
          <w:szCs w:val="20"/>
        </w:rPr>
        <w:t>any previously established ADHD diagnosis, and the participant’s wish to receive their score and/or a follow-up consultation with a psychologist or psychiatrist. Screening data will be linked to routinely collected cohort variables. The primary objective is the prevalence of a positive ASRS-5 screen, with 95% Wilson score confidence intervals, in each cohort. Secondary objectives will compare cohorts and examine associations between ADHD traits and substance use, sexual behaviour, sexually transmitted infections, depression and anxiety, treatment and prevention adherence, use of and interest in long-acting modalities, and gender identity and sexual orientation. A target sample of 800 participants per cohort was calculated for a 3% prevalence margin of error.</w:t>
      </w:r>
    </w:p>
    <w:p w14:paraId="00000015" w14:textId="77777777" w:rsidR="00B37951" w:rsidRDefault="00000000">
      <w:pPr>
        <w:spacing w:after="120" w:line="268" w:lineRule="auto"/>
        <w:jc w:val="both"/>
        <w:rPr>
          <w:rFonts w:ascii="Candara" w:eastAsia="Candara" w:hAnsi="Candara" w:cs="Candara"/>
          <w:sz w:val="20"/>
          <w:szCs w:val="20"/>
        </w:rPr>
      </w:pPr>
      <w:r>
        <w:rPr>
          <w:rFonts w:ascii="Candara" w:eastAsia="Candara" w:hAnsi="Candara" w:cs="Candara"/>
          <w:b/>
          <w:bCs/>
          <w:sz w:val="20"/>
          <w:szCs w:val="20"/>
        </w:rPr>
        <w:t xml:space="preserve">Ethics and dissemination: </w:t>
      </w:r>
      <w:r>
        <w:rPr>
          <w:rFonts w:ascii="Candara" w:eastAsia="Candara" w:hAnsi="Candara" w:cs="Candara"/>
          <w:sz w:val="20"/>
          <w:szCs w:val="20"/>
        </w:rPr>
        <w:t xml:space="preserve">The study is nested within the SHCS and SwissPrEPared and falls under their existing ethical approvals and general participant consent. Participants who screen positive and wish to be followed up will be offered a consultation with an ADHD-experienced psychologist or psychiatrist. Results </w:t>
      </w:r>
      <w:r>
        <w:rPr>
          <w:rFonts w:ascii="Candara" w:eastAsia="Candara" w:hAnsi="Candara" w:cs="Candara"/>
          <w:sz w:val="20"/>
          <w:szCs w:val="20"/>
        </w:rPr>
        <w:lastRenderedPageBreak/>
        <w:t>will be</w:t>
      </w:r>
      <w:sdt>
        <w:sdtPr>
          <w:tag w:val="goog_rdk_14"/>
          <w:id w:val="-528770619"/>
        </w:sdtPr>
        <w:sdtContent>
          <w:commentRangeStart w:id="15"/>
        </w:sdtContent>
      </w:sdt>
      <w:r>
        <w:rPr>
          <w:rFonts w:ascii="Candara" w:eastAsia="Candara" w:hAnsi="Candara" w:cs="Candara"/>
          <w:sz w:val="20"/>
          <w:szCs w:val="20"/>
        </w:rPr>
        <w:t xml:space="preserve"> publicly </w:t>
      </w:r>
      <w:sdt>
        <w:sdtPr>
          <w:tag w:val="goog_rdk_15"/>
          <w:id w:val="-789667405"/>
        </w:sdtPr>
        <w:sdtContent>
          <w:ins w:id="16" w:author="David Jackson-Perry" w:date="2026-07-11T09:14:00Z">
            <w:r>
              <w:rPr>
                <w:rFonts w:ascii="Candara" w:eastAsia="Candara" w:hAnsi="Candara" w:cs="Candara"/>
                <w:sz w:val="20"/>
                <w:szCs w:val="20"/>
              </w:rPr>
              <w:t>available</w:t>
            </w:r>
          </w:ins>
        </w:sdtContent>
      </w:sdt>
      <w:sdt>
        <w:sdtPr>
          <w:tag w:val="goog_rdk_16"/>
          <w:id w:val="-1669781758"/>
        </w:sdtPr>
        <w:sdtContent>
          <w:del w:id="17" w:author="David Jackson-Perry" w:date="2026-07-11T09:14:00Z">
            <w:r>
              <w:rPr>
                <w:rFonts w:ascii="Candara" w:eastAsia="Candara" w:hAnsi="Candara" w:cs="Candara"/>
                <w:sz w:val="20"/>
                <w:szCs w:val="20"/>
              </w:rPr>
              <w:delText>published</w:delText>
            </w:r>
          </w:del>
        </w:sdtContent>
      </w:sdt>
      <w:sdt>
        <w:sdtPr>
          <w:tag w:val="goog_rdk_17"/>
          <w:id w:val="1469800797"/>
        </w:sdtPr>
        <w:sdtContent>
          <w:ins w:id="18" w:author="David Jackson-Perry" w:date="2026-07-11T09:14:00Z">
            <w:r>
              <w:rPr>
                <w:rFonts w:ascii="Candara" w:eastAsia="Candara" w:hAnsi="Candara" w:cs="Candara"/>
                <w:sz w:val="20"/>
                <w:szCs w:val="20"/>
              </w:rPr>
              <w:t xml:space="preserve"> on the study website, published</w:t>
            </w:r>
          </w:ins>
        </w:sdtContent>
      </w:sdt>
      <w:r>
        <w:rPr>
          <w:rFonts w:ascii="Candara" w:eastAsia="Candara" w:hAnsi="Candara" w:cs="Candara"/>
          <w:sz w:val="20"/>
          <w:szCs w:val="20"/>
        </w:rPr>
        <w:t xml:space="preserve"> i</w:t>
      </w:r>
      <w:commentRangeEnd w:id="15"/>
      <w:r>
        <w:rPr>
          <w:rStyle w:val="CommentReference"/>
          <w:rFonts w:ascii="Candara" w:eastAsia="Candara" w:hAnsi="Candara" w:cs="Candara"/>
          <w:sz w:val="20"/>
          <w:szCs w:val="20"/>
        </w:rPr>
        <w:commentReference w:id="15"/>
      </w:r>
      <w:r>
        <w:rPr>
          <w:rFonts w:ascii="Candara" w:eastAsia="Candara" w:hAnsi="Candara" w:cs="Candara"/>
          <w:sz w:val="20"/>
          <w:szCs w:val="20"/>
        </w:rPr>
        <w:t>n peer-reviewed journals and shared with participants and communities through lay summaries and cohort communication channels.</w:t>
      </w:r>
    </w:p>
    <w:p w14:paraId="00000016" w14:textId="77777777" w:rsidR="00B37951" w:rsidRDefault="00000000">
      <w:pPr>
        <w:spacing w:after="80"/>
        <w:rPr>
          <w:rFonts w:ascii="Candara" w:eastAsia="Candara" w:hAnsi="Candara" w:cs="Candara"/>
          <w:sz w:val="24"/>
          <w:szCs w:val="24"/>
        </w:rPr>
      </w:pPr>
      <w:r>
        <w:rPr>
          <w:rFonts w:ascii="Candara" w:eastAsia="Candara" w:hAnsi="Candara" w:cs="Candara"/>
          <w:b/>
          <w:bCs/>
          <w:sz w:val="24"/>
          <w:szCs w:val="24"/>
        </w:rPr>
        <w:t>STRENGTHS AND LIMITATIONS OF THIS STUDY</w:t>
      </w:r>
    </w:p>
    <w:p w14:paraId="00000017" w14:textId="77777777" w:rsidR="00B37951" w:rsidRDefault="00000000">
      <w:pPr>
        <w:numPr>
          <w:ilvl w:val="0"/>
          <w:numId w:val="3"/>
        </w:numPr>
        <w:pBdr>
          <w:top w:val="nil"/>
          <w:left w:val="nil"/>
          <w:bottom w:val="nil"/>
          <w:right w:val="nil"/>
          <w:between w:val="nil"/>
        </w:pBdr>
        <w:spacing w:after="60" w:line="264" w:lineRule="auto"/>
        <w:rPr>
          <w:rFonts w:ascii="Candara" w:eastAsia="Candara" w:hAnsi="Candara" w:cs="Candara"/>
          <w:color w:val="000000"/>
          <w:sz w:val="20"/>
          <w:szCs w:val="20"/>
        </w:rPr>
      </w:pPr>
      <w:r>
        <w:rPr>
          <w:rFonts w:ascii="Candara" w:eastAsia="Candara" w:hAnsi="Candara" w:cs="Candara"/>
          <w:color w:val="000000"/>
          <w:sz w:val="20"/>
          <w:szCs w:val="20"/>
        </w:rPr>
        <w:t xml:space="preserve">The first study </w:t>
      </w:r>
      <w:r>
        <w:rPr>
          <w:rFonts w:ascii="Candara" w:eastAsia="Candara" w:hAnsi="Candara" w:cs="Candara"/>
          <w:sz w:val="20"/>
          <w:szCs w:val="20"/>
        </w:rPr>
        <w:t>to our knowledge</w:t>
      </w:r>
      <w:r>
        <w:rPr>
          <w:rFonts w:ascii="Candara" w:eastAsia="Candara" w:hAnsi="Candara" w:cs="Candara"/>
          <w:color w:val="000000"/>
          <w:sz w:val="20"/>
          <w:szCs w:val="20"/>
        </w:rPr>
        <w:t xml:space="preserve"> to systematically estimate the prevalence of ADHD traits among people living with HIV and</w:t>
      </w:r>
      <w:r>
        <w:rPr>
          <w:rFonts w:ascii="Candara" w:eastAsia="Candara" w:hAnsi="Candara" w:cs="Candara"/>
          <w:sz w:val="20"/>
          <w:szCs w:val="20"/>
        </w:rPr>
        <w:t xml:space="preserve"> </w:t>
      </w:r>
      <w:r>
        <w:rPr>
          <w:rFonts w:ascii="Candara" w:eastAsia="Candara" w:hAnsi="Candara" w:cs="Candara"/>
          <w:color w:val="000000"/>
          <w:sz w:val="20"/>
          <w:szCs w:val="20"/>
        </w:rPr>
        <w:t>among users of HIV pre-exposure prophylaxis (PrEP).</w:t>
      </w:r>
    </w:p>
    <w:p w14:paraId="00000018" w14:textId="77777777" w:rsidR="00B37951" w:rsidRDefault="00000000">
      <w:pPr>
        <w:numPr>
          <w:ilvl w:val="0"/>
          <w:numId w:val="3"/>
        </w:numPr>
        <w:pBdr>
          <w:top w:val="nil"/>
          <w:left w:val="nil"/>
          <w:bottom w:val="nil"/>
          <w:right w:val="nil"/>
          <w:between w:val="nil"/>
        </w:pBdr>
        <w:spacing w:after="60" w:line="264" w:lineRule="auto"/>
        <w:rPr>
          <w:rFonts w:ascii="Candara" w:eastAsia="Candara" w:hAnsi="Candara" w:cs="Candara"/>
          <w:color w:val="000000"/>
          <w:sz w:val="20"/>
          <w:szCs w:val="20"/>
        </w:rPr>
      </w:pPr>
      <w:r>
        <w:rPr>
          <w:rFonts w:ascii="Candara" w:eastAsia="Candara" w:hAnsi="Candara" w:cs="Candara"/>
          <w:color w:val="000000"/>
          <w:sz w:val="20"/>
          <w:szCs w:val="20"/>
        </w:rPr>
        <w:t xml:space="preserve">Systematic administration to all participants attending </w:t>
      </w:r>
      <w:sdt>
        <w:sdtPr>
          <w:tag w:val="goog_rdk_18"/>
          <w:id w:val="1978148095"/>
        </w:sdtPr>
        <w:sdtContent>
          <w:del w:id="19" w:author="David Jackson-Perry" w:date="2026-07-13T12:21:00Z">
            <w:r>
              <w:rPr>
                <w:rFonts w:ascii="Candara" w:eastAsia="Candara" w:hAnsi="Candara" w:cs="Candara"/>
                <w:color w:val="000000"/>
                <w:sz w:val="20"/>
                <w:szCs w:val="20"/>
              </w:rPr>
              <w:delText xml:space="preserve">a </w:delText>
            </w:r>
          </w:del>
        </w:sdtContent>
      </w:sdt>
      <w:r>
        <w:rPr>
          <w:rFonts w:ascii="Candara" w:eastAsia="Candara" w:hAnsi="Candara" w:cs="Candara"/>
          <w:color w:val="000000"/>
          <w:sz w:val="20"/>
          <w:szCs w:val="20"/>
        </w:rPr>
        <w:t>routine visit</w:t>
      </w:r>
      <w:sdt>
        <w:sdtPr>
          <w:tag w:val="goog_rdk_19"/>
          <w:id w:val="-67274940"/>
        </w:sdtPr>
        <w:sdtContent>
          <w:ins w:id="20" w:author="David Jackson-Perry" w:date="2026-07-13T12:21:00Z">
            <w:r>
              <w:rPr>
                <w:rFonts w:ascii="Candara" w:eastAsia="Candara" w:hAnsi="Candara" w:cs="Candara"/>
                <w:color w:val="000000"/>
                <w:sz w:val="20"/>
                <w:szCs w:val="20"/>
              </w:rPr>
              <w:t>s</w:t>
            </w:r>
          </w:ins>
        </w:sdtContent>
      </w:sdt>
      <w:r>
        <w:rPr>
          <w:rFonts w:ascii="Candara" w:eastAsia="Candara" w:hAnsi="Candara" w:cs="Candara"/>
          <w:color w:val="000000"/>
          <w:sz w:val="20"/>
          <w:szCs w:val="20"/>
        </w:rPr>
        <w:t>, embedded in existing cohort workflows, limits self-selection and reduces participation bias.</w:t>
      </w:r>
    </w:p>
    <w:p w14:paraId="00000019" w14:textId="77777777" w:rsidR="00B37951" w:rsidRDefault="00000000">
      <w:pPr>
        <w:numPr>
          <w:ilvl w:val="0"/>
          <w:numId w:val="3"/>
        </w:numPr>
        <w:pBdr>
          <w:top w:val="nil"/>
          <w:left w:val="nil"/>
          <w:bottom w:val="nil"/>
          <w:right w:val="nil"/>
          <w:between w:val="nil"/>
        </w:pBdr>
        <w:spacing w:after="60" w:line="264" w:lineRule="auto"/>
        <w:rPr>
          <w:rFonts w:ascii="Candara" w:eastAsia="Candara" w:hAnsi="Candara" w:cs="Candara"/>
          <w:color w:val="000000"/>
          <w:sz w:val="20"/>
          <w:szCs w:val="20"/>
        </w:rPr>
      </w:pPr>
      <w:r>
        <w:rPr>
          <w:rFonts w:ascii="Candara" w:eastAsia="Candara" w:hAnsi="Candara" w:cs="Candara"/>
          <w:color w:val="000000"/>
          <w:sz w:val="20"/>
          <w:szCs w:val="20"/>
        </w:rPr>
        <w:t>Linkage to rich, routinely collected cohort data allows exploration of a broad range of sociodemographic, behavioural and clinical correlates at scale.</w:t>
      </w:r>
    </w:p>
    <w:p w14:paraId="0000001A" w14:textId="77777777" w:rsidR="00B37951" w:rsidRDefault="00000000">
      <w:pPr>
        <w:numPr>
          <w:ilvl w:val="0"/>
          <w:numId w:val="3"/>
        </w:numPr>
        <w:pBdr>
          <w:top w:val="nil"/>
          <w:left w:val="nil"/>
          <w:bottom w:val="nil"/>
          <w:right w:val="nil"/>
          <w:between w:val="nil"/>
        </w:pBdr>
        <w:spacing w:after="60" w:line="264" w:lineRule="auto"/>
        <w:rPr>
          <w:rFonts w:ascii="Candara" w:eastAsia="Candara" w:hAnsi="Candara" w:cs="Candara"/>
          <w:color w:val="000000"/>
          <w:sz w:val="20"/>
          <w:szCs w:val="20"/>
        </w:rPr>
      </w:pPr>
      <w:r>
        <w:rPr>
          <w:rFonts w:ascii="Candara" w:eastAsia="Candara" w:hAnsi="Candara" w:cs="Candara"/>
          <w:color w:val="000000"/>
          <w:sz w:val="20"/>
          <w:szCs w:val="20"/>
        </w:rPr>
        <w:t>The ASRS-5 identifies ADHD traits rather than clinical diagnoses; the study therefore estimates screening-positive trait prevalence, which is expected to exceed the possible prevalence of ADHD diagnoses, as in the gen</w:t>
      </w:r>
      <w:r>
        <w:rPr>
          <w:rFonts w:ascii="Candara" w:eastAsia="Candara" w:hAnsi="Candara" w:cs="Candara"/>
          <w:sz w:val="20"/>
          <w:szCs w:val="20"/>
        </w:rPr>
        <w:t>eral population</w:t>
      </w:r>
      <w:r>
        <w:rPr>
          <w:rFonts w:ascii="Candara" w:eastAsia="Candara" w:hAnsi="Candara" w:cs="Candara"/>
          <w:color w:val="000000"/>
          <w:sz w:val="20"/>
          <w:szCs w:val="20"/>
        </w:rPr>
        <w:t>.</w:t>
      </w:r>
      <w:sdt>
        <w:sdtPr>
          <w:tag w:val="goog_rdk_20"/>
          <w:id w:val="1199297140"/>
        </w:sdtPr>
        <w:sdtContent>
          <w:ins w:id="21" w:author="David Jackson-Perry" w:date="2026-07-13T12:20:00Z">
            <w:r>
              <w:rPr>
                <w:rFonts w:ascii="Candara" w:eastAsia="Candara" w:hAnsi="Candara" w:cs="Candara"/>
                <w:color w:val="000000"/>
                <w:sz w:val="20"/>
                <w:szCs w:val="20"/>
              </w:rPr>
              <w:t xml:space="preserve"> </w:t>
            </w:r>
          </w:ins>
          <w:sdt>
            <w:sdtPr>
              <w:tag w:val="goog_rdk_21"/>
              <w:id w:val="2008176174"/>
            </w:sdtPr>
            <w:sdtContent>
              <w:ins w:id="22" w:author="David Jackson-Perry" w:date="2026-07-13T12:20:00Z">
                <w:r>
                  <w:rPr>
                    <w:rFonts w:ascii="Candara" w:eastAsia="Candara" w:hAnsi="Candara" w:cs="Candara"/>
                    <w:sz w:val="20"/>
                    <w:szCs w:val="20"/>
                    <w:rPrChange w:id="23" w:author="David Jackson-Perry" w:date="2026-07-13T12:20:00Z">
                      <w:rPr>
                        <w:rFonts w:ascii="Candara" w:eastAsia="Candara" w:hAnsi="Candara" w:cs="Candara"/>
                        <w:color w:val="000000"/>
                        <w:sz w:val="20"/>
                        <w:szCs w:val="20"/>
                      </w:rPr>
                    </w:rPrChange>
                  </w:rPr>
                  <w:t>A</w:t>
                </w:r>
              </w:ins>
            </w:sdtContent>
          </w:sdt>
          <w:customXmlInsRangeStart w:id="24" w:author="David Jackson-Perry" w:date="2026-07-13T12:20:00Z"/>
          <w:sdt>
            <w:sdtPr>
              <w:tag w:val="goog_rdk_22"/>
              <w:id w:val="556082624"/>
            </w:sdtPr>
            <w:sdtContent>
              <w:customXmlInsRangeEnd w:id="24"/>
              <w:ins w:id="25" w:author="David Jackson-Perry" w:date="2026-07-13T12:20:00Z">
                <w:r>
                  <w:rPr>
                    <w:rFonts w:ascii="Candara" w:eastAsia="Candara" w:hAnsi="Candara" w:cs="Candara"/>
                    <w:sz w:val="20"/>
                    <w:szCs w:val="20"/>
                    <w:rPrChange w:id="26" w:author="David Jackson-Perry" w:date="2026-07-13T12:20:00Z">
                      <w:rPr>
                        <w:rFonts w:ascii="Candara" w:eastAsia="Candara" w:hAnsi="Candara" w:cs="Candara"/>
                        <w:color w:val="000000"/>
                        <w:sz w:val="20"/>
                        <w:szCs w:val="20"/>
                      </w:rPr>
                    </w:rPrChange>
                  </w:rPr>
                  <w:t>gainst structured clinical interview standards, the ASRS-5 version has reported sensitivity of 91.4%, specificity of 96.0%, an area under the curve of 0.94 and a positive predictive value of 67.3%.</w:t>
                </w:r>
              </w:ins>
              <w:customXmlInsRangeStart w:id="27" w:author="David Jackson-Perry" w:date="2026-07-13T12:20:00Z"/>
            </w:sdtContent>
          </w:sdt>
          <w:customXmlInsRangeEnd w:id="27"/>
          <w:customXmlInsRangeStart w:id="28" w:author="David Jackson-Perry" w:date="2026-07-13T12:20:00Z"/>
          <w:sdt>
            <w:sdtPr>
              <w:tag w:val="goog_rdk_23"/>
              <w:id w:val="-2001625087"/>
            </w:sdtPr>
            <w:sdtContent>
              <w:customXmlInsRangeEnd w:id="28"/>
              <w:ins w:id="29" w:author="David Jackson-Perry" w:date="2026-07-13T12:20:00Z">
                <w:r>
                  <w:rPr>
                    <w:rFonts w:ascii="Candara" w:eastAsia="Candara" w:hAnsi="Candara" w:cs="Candara"/>
                    <w:sz w:val="20"/>
                    <w:szCs w:val="20"/>
                    <w:vertAlign w:val="superscript"/>
                    <w:rPrChange w:id="30" w:author="David Jackson-Perry" w:date="2026-07-13T12:20:00Z">
                      <w:rPr>
                        <w:rFonts w:ascii="Candara" w:eastAsia="Candara" w:hAnsi="Candara" w:cs="Candara"/>
                        <w:color w:val="000000"/>
                        <w:sz w:val="20"/>
                        <w:szCs w:val="20"/>
                      </w:rPr>
                    </w:rPrChange>
                  </w:rPr>
                  <w:t>18,19</w:t>
                </w:r>
              </w:ins>
              <w:customXmlInsRangeStart w:id="31" w:author="David Jackson-Perry" w:date="2026-07-13T12:20:00Z"/>
            </w:sdtContent>
          </w:sdt>
          <w:customXmlInsRangeEnd w:id="31"/>
        </w:sdtContent>
      </w:sdt>
      <w:r>
        <w:rPr>
          <w:rFonts w:ascii="Candara" w:eastAsia="Candara" w:hAnsi="Candara" w:cs="Candara"/>
          <w:color w:val="000000"/>
          <w:sz w:val="20"/>
          <w:szCs w:val="20"/>
        </w:rPr>
        <w:t xml:space="preserve"> </w:t>
      </w:r>
    </w:p>
    <w:p w14:paraId="0000001B" w14:textId="77777777" w:rsidR="00B37951" w:rsidRDefault="00000000">
      <w:pPr>
        <w:numPr>
          <w:ilvl w:val="0"/>
          <w:numId w:val="3"/>
        </w:numPr>
        <w:pBdr>
          <w:top w:val="nil"/>
          <w:left w:val="nil"/>
          <w:bottom w:val="nil"/>
          <w:right w:val="nil"/>
          <w:between w:val="nil"/>
        </w:pBdr>
        <w:spacing w:after="60" w:line="264" w:lineRule="auto"/>
        <w:rPr>
          <w:rFonts w:ascii="Candara" w:eastAsia="Candara" w:hAnsi="Candara" w:cs="Candara"/>
          <w:color w:val="000000"/>
          <w:sz w:val="20"/>
          <w:szCs w:val="20"/>
        </w:rPr>
      </w:pPr>
      <w:r>
        <w:rPr>
          <w:rFonts w:ascii="Candara" w:eastAsia="Candara" w:hAnsi="Candara" w:cs="Candara"/>
          <w:color w:val="000000"/>
          <w:sz w:val="20"/>
          <w:szCs w:val="20"/>
        </w:rPr>
        <w:t>Differences in questionnaire administration between cohorts (provider-administered in the SHCS versus self-administered in SwissPrEPared) and incomplete harmonisation of some variables may limit between-cohort comparability, resulting in cohort-stratified analyses instead.</w:t>
      </w:r>
    </w:p>
    <w:p w14:paraId="0000001C" w14:textId="77777777" w:rsidR="00B37951" w:rsidRDefault="00B37951">
      <w:pPr>
        <w:spacing w:after="120"/>
        <w:rPr>
          <w:rFonts w:ascii="Candara" w:eastAsia="Candara" w:hAnsi="Candara" w:cs="Candara"/>
        </w:rPr>
      </w:pPr>
    </w:p>
    <w:p w14:paraId="0000001D" w14:textId="77777777" w:rsidR="00B37951" w:rsidRDefault="00000000">
      <w:pPr>
        <w:pStyle w:val="Heading1"/>
        <w:spacing w:before="260" w:after="120"/>
        <w:rPr>
          <w:rFonts w:ascii="Candara" w:eastAsia="Candara" w:hAnsi="Candara" w:cs="Candara"/>
          <w:color w:val="000000"/>
        </w:rPr>
      </w:pPr>
      <w:r>
        <w:rPr>
          <w:rFonts w:ascii="Candara" w:eastAsia="Candara" w:hAnsi="Candara" w:cs="Candara"/>
          <w:b/>
          <w:bCs/>
          <w:color w:val="000000"/>
          <w:sz w:val="24"/>
          <w:szCs w:val="24"/>
        </w:rPr>
        <w:t>INTRODUCTION</w:t>
      </w:r>
    </w:p>
    <w:p w14:paraId="0000001E"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People living with HIV experience disproportionately high rates of mental health challenges, including depression, anxiety and substance use disorders, which can undermine treatment adherence, viral suppression and quality of life.</w:t>
      </w:r>
      <w:r>
        <w:rPr>
          <w:rFonts w:ascii="Candara" w:eastAsia="Candara" w:hAnsi="Candara" w:cs="Candara"/>
          <w:sz w:val="20"/>
          <w:szCs w:val="20"/>
          <w:vertAlign w:val="superscript"/>
        </w:rPr>
        <w:t>1</w:t>
      </w:r>
      <w:r>
        <w:rPr>
          <w:rFonts w:ascii="Candara" w:eastAsia="Candara" w:hAnsi="Candara" w:cs="Candara"/>
          <w:sz w:val="20"/>
          <w:szCs w:val="20"/>
        </w:rPr>
        <w:t xml:space="preserve"> One condition, however, remains largely absent from the HIV literature: adult attention-deficit/hyperactivity disorder (ADHD).</w:t>
      </w:r>
      <w:r>
        <w:rPr>
          <w:rFonts w:ascii="Candara" w:eastAsia="Candara" w:hAnsi="Candara" w:cs="Candara"/>
          <w:sz w:val="20"/>
          <w:szCs w:val="20"/>
          <w:vertAlign w:val="superscript"/>
        </w:rPr>
        <w:t>1–3</w:t>
      </w:r>
      <w:r>
        <w:rPr>
          <w:rFonts w:ascii="Candara" w:eastAsia="Candara" w:hAnsi="Candara" w:cs="Candara"/>
          <w:sz w:val="20"/>
          <w:szCs w:val="20"/>
        </w:rPr>
        <w:t xml:space="preserve"> </w:t>
      </w:r>
    </w:p>
    <w:p w14:paraId="0000001F" w14:textId="77777777" w:rsidR="00B37951" w:rsidRDefault="00000000">
      <w:pPr>
        <w:spacing w:after="140" w:line="276" w:lineRule="auto"/>
        <w:jc w:val="both"/>
        <w:rPr>
          <w:rFonts w:ascii="Candara" w:eastAsia="Candara" w:hAnsi="Candara" w:cs="Candara"/>
          <w:sz w:val="20"/>
          <w:szCs w:val="20"/>
        </w:rPr>
      </w:pPr>
      <w:sdt>
        <w:sdtPr>
          <w:tag w:val="goog_rdk_25"/>
          <w:id w:val="1357572315"/>
        </w:sdtPr>
        <w:sdtContent>
          <w:sdt>
            <w:sdtPr>
              <w:tag w:val="goog_rdk_26"/>
              <w:id w:val="679377030"/>
            </w:sdtPr>
            <w:sdtContent/>
          </w:sdt>
          <w:customXmlInsRangeStart w:id="32" w:author="David Jackson-Perry" w:date="2026-07-11T09:35:00Z"/>
          <w:sdt>
            <w:sdtPr>
              <w:tag w:val="goog_rdk_27"/>
              <w:id w:val="1125122596"/>
            </w:sdtPr>
            <w:sdtContent>
              <w:customXmlInsRangeEnd w:id="32"/>
              <w:customXmlInsRangeStart w:id="33" w:author="David Jackson-Perry" w:date="2026-07-11T09:35:00Z"/>
            </w:sdtContent>
          </w:sdt>
          <w:customXmlInsRangeEnd w:id="33"/>
          <w:customXmlInsRangeStart w:id="34" w:author="David Jackson-Perry" w:date="2026-07-11T09:35:00Z"/>
          <w:sdt>
            <w:sdtPr>
              <w:tag w:val="goog_rdk_28"/>
              <w:id w:val="1728921903"/>
            </w:sdtPr>
            <w:sdtContent>
              <w:customXmlInsRangeEnd w:id="34"/>
              <w:commentRangeStart w:id="35"/>
              <w:commentRangeStart w:id="36"/>
              <w:customXmlInsRangeStart w:id="37" w:author="David Jackson-Perry" w:date="2026-07-11T09:35:00Z"/>
            </w:sdtContent>
          </w:sdt>
          <w:customXmlInsRangeEnd w:id="37"/>
          <w:commentRangeEnd w:id="35"/>
          <w:ins w:id="38" w:author="David Jackson-Perry" w:date="2026-07-11T09:35:00Z">
            <w:r>
              <w:rPr>
                <w:rStyle w:val="CommentReference"/>
                <w:sz w:val="21"/>
                <w:szCs w:val="21"/>
              </w:rPr>
              <w:commentReference w:id="35"/>
            </w:r>
            <w:commentRangeEnd w:id="36"/>
            <w:r>
              <w:rPr>
                <w:rStyle w:val="CommentReference"/>
                <w:sz w:val="21"/>
                <w:szCs w:val="21"/>
              </w:rPr>
              <w:commentReference w:id="36"/>
            </w:r>
          </w:ins>
          <w:customXmlInsRangeStart w:id="39" w:author="David Jackson-Perry" w:date="2026-07-11T09:35:00Z"/>
          <w:sdt>
            <w:sdtPr>
              <w:tag w:val="goog_rdk_29"/>
              <w:id w:val="-765437756"/>
            </w:sdtPr>
            <w:sdtContent>
              <w:customXmlInsRangeEnd w:id="39"/>
              <w:customXmlInsRangeStart w:id="40" w:author="David Jackson-Perry" w:date="2026-07-11T09:35:00Z"/>
            </w:sdtContent>
          </w:sdt>
          <w:customXmlInsRangeEnd w:id="40"/>
          <w:customXmlInsRangeStart w:id="41" w:author="David Jackson-Perry" w:date="2026-07-11T09:35:00Z"/>
          <w:sdt>
            <w:sdtPr>
              <w:tag w:val="goog_rdk_30"/>
              <w:id w:val="-1937891655"/>
            </w:sdtPr>
            <w:sdtContent>
              <w:customXmlInsRangeEnd w:id="41"/>
              <w:ins w:id="42" w:author="David Jackson-Perry" w:date="2026-07-11T09:35:00Z">
                <w:r>
                  <w:rPr>
                    <w:rFonts w:ascii="Candara" w:eastAsia="Candara" w:hAnsi="Candara" w:cs="Candara"/>
                    <w:sz w:val="20"/>
                    <w:szCs w:val="20"/>
                  </w:rPr>
                  <w:t>This study is informed by Neurodiversity Studies (NDS), broadly aligned with social models of disability as opposed to medical models assuming deficit and pathology. W</w:t>
                </w:r>
              </w:ins>
              <w:customXmlInsRangeStart w:id="43" w:author="David Jackson-Perry" w:date="2026-07-11T09:35:00Z"/>
            </w:sdtContent>
          </w:sdt>
          <w:customXmlInsRangeEnd w:id="43"/>
          <w:customXmlInsRangeStart w:id="44" w:author="David Jackson-Perry" w:date="2026-07-11T09:35:00Z"/>
          <w:sdt>
            <w:sdtPr>
              <w:tag w:val="goog_rdk_31"/>
              <w:id w:val="93202302"/>
            </w:sdtPr>
            <w:sdtContent>
              <w:customXmlInsRangeEnd w:id="44"/>
              <w:ins w:id="45" w:author="David Jackson-Perry" w:date="2026-07-11T09:35:00Z">
                <w:r>
                  <w:rPr>
                    <w:rFonts w:ascii="Candara" w:eastAsia="Candara" w:hAnsi="Candara" w:cs="Candara"/>
                    <w:sz w:val="20"/>
                    <w:szCs w:val="20"/>
                  </w:rPr>
                  <w:t>ithout</w:t>
                </w:r>
              </w:ins>
              <w:customXmlInsRangeStart w:id="46" w:author="David Jackson-Perry" w:date="2026-07-11T09:35:00Z"/>
            </w:sdtContent>
          </w:sdt>
          <w:customXmlInsRangeEnd w:id="46"/>
          <w:customXmlInsRangeStart w:id="47" w:author="David Jackson-Perry" w:date="2026-07-11T09:35:00Z"/>
          <w:sdt>
            <w:sdtPr>
              <w:tag w:val="goog_rdk_32"/>
              <w:id w:val="1410203635"/>
            </w:sdtPr>
            <w:sdtContent>
              <w:customXmlInsRangeEnd w:id="47"/>
              <w:ins w:id="48" w:author="David Jackson-Perry" w:date="2026-07-11T09:35:00Z">
                <w:r>
                  <w:rPr>
                    <w:rFonts w:ascii="Candara" w:eastAsia="Candara" w:hAnsi="Candara" w:cs="Candara"/>
                    <w:sz w:val="20"/>
                    <w:szCs w:val="20"/>
                  </w:rPr>
                  <w:t xml:space="preserve"> denying the disabling impacts of, here, ADHD, NDS reframes neurological and cognitive variation as natural human diversity, paying close attention to inadequate social, systemic, and structural support for neurodivergent </w:t>
                </w:r>
              </w:ins>
              <w:customXmlInsRangeStart w:id="49" w:author="David Jackson-Perry" w:date="2026-07-11T09:35:00Z"/>
            </w:sdtContent>
          </w:sdt>
          <w:customXmlInsRangeEnd w:id="49"/>
          <w:customXmlInsRangeStart w:id="50" w:author="David Jackson-Perry" w:date="2026-07-11T09:35:00Z"/>
          <w:sdt>
            <w:sdtPr>
              <w:tag w:val="goog_rdk_33"/>
              <w:id w:val="-283213812"/>
            </w:sdtPr>
            <w:sdtContent>
              <w:customXmlInsRangeEnd w:id="50"/>
              <w:commentRangeStart w:id="51"/>
              <w:customXmlInsRangeStart w:id="52" w:author="David Jackson-Perry" w:date="2026-07-11T09:35:00Z"/>
            </w:sdtContent>
          </w:sdt>
          <w:customXmlInsRangeEnd w:id="52"/>
          <w:customXmlInsRangeStart w:id="53" w:author="David Jackson-Perry" w:date="2026-07-11T09:35:00Z"/>
          <w:sdt>
            <w:sdtPr>
              <w:tag w:val="goog_rdk_34"/>
              <w:id w:val="-1560920193"/>
            </w:sdtPr>
            <w:sdtContent>
              <w:customXmlInsRangeEnd w:id="53"/>
              <w:ins w:id="54" w:author="David Jackson-Perry" w:date="2026-07-11T09:35:00Z">
                <w:r>
                  <w:rPr>
                    <w:rFonts w:ascii="Candara" w:eastAsia="Candara" w:hAnsi="Candara" w:cs="Candara"/>
                    <w:sz w:val="20"/>
                    <w:szCs w:val="20"/>
                  </w:rPr>
                  <w:t>people</w:t>
                </w:r>
              </w:ins>
              <w:customXmlInsRangeStart w:id="55" w:author="David Jackson-Perry" w:date="2026-07-11T09:35:00Z"/>
            </w:sdtContent>
          </w:sdt>
          <w:customXmlInsRangeEnd w:id="55"/>
          <w:commentRangeEnd w:id="51"/>
          <w:ins w:id="56" w:author="David Jackson-Perry" w:date="2026-07-11T09:35:00Z">
            <w:r>
              <w:rPr>
                <w:rStyle w:val="CommentReference"/>
                <w:sz w:val="21"/>
                <w:szCs w:val="21"/>
              </w:rPr>
              <w:commentReference w:id="51"/>
            </w:r>
          </w:ins>
          <w:customXmlInsRangeStart w:id="57" w:author="David Jackson-Perry" w:date="2026-07-11T09:35:00Z"/>
          <w:sdt>
            <w:sdtPr>
              <w:tag w:val="goog_rdk_35"/>
              <w:id w:val="-466521502"/>
            </w:sdtPr>
            <w:sdtContent>
              <w:customXmlInsRangeEnd w:id="57"/>
              <w:ins w:id="58" w:author="David Jackson-Perry" w:date="2026-07-11T09:35:00Z">
                <w:r>
                  <w:rPr>
                    <w:rFonts w:ascii="Candara" w:eastAsia="Candara" w:hAnsi="Candara" w:cs="Candara"/>
                    <w:sz w:val="20"/>
                    <w:szCs w:val="20"/>
                  </w:rPr>
                  <w:t xml:space="preserve"> </w:t>
                </w:r>
              </w:ins>
              <w:customXmlInsRangeStart w:id="59" w:author="David Jackson-Perry" w:date="2026-07-11T09:35:00Z"/>
            </w:sdtContent>
          </w:sdt>
          <w:customXmlInsRangeEnd w:id="59"/>
          <w:ins w:id="60" w:author="David Jackson-Perry" w:date="2026-07-11T09:35:00Z">
            <w:r>
              <w:rPr>
                <w:rFonts w:ascii="Candara" w:eastAsia="Candara" w:hAnsi="Candara" w:cs="Candara"/>
                <w:sz w:val="20"/>
                <w:szCs w:val="20"/>
              </w:rPr>
              <w:t xml:space="preserve">(see </w:t>
            </w:r>
          </w:ins>
          <w:customXmlInsRangeStart w:id="61" w:author="David Jackson-Perry" w:date="2026-07-11T09:35:00Z"/>
          <w:sdt>
            <w:sdtPr>
              <w:tag w:val="goog_rdk_36"/>
              <w:id w:val="-75301266"/>
            </w:sdtPr>
            <w:sdtContent>
              <w:customXmlInsRangeEnd w:id="61"/>
              <w:commentRangeStart w:id="62"/>
              <w:customXmlInsRangeStart w:id="63" w:author="David Jackson-Perry" w:date="2026-07-11T09:35:00Z"/>
            </w:sdtContent>
          </w:sdt>
          <w:customXmlInsRangeEnd w:id="63"/>
          <w:ins w:id="64" w:author="David Jackson-Perry" w:date="2026-07-11T09:35:00Z">
            <w:r>
              <w:rPr>
                <w:rFonts w:ascii="Candara" w:eastAsia="Candara" w:hAnsi="Candara" w:cs="Candara"/>
                <w:sz w:val="20"/>
                <w:szCs w:val="20"/>
              </w:rPr>
              <w:t>discussion</w:t>
            </w:r>
            <w:commentRangeEnd w:id="62"/>
            <w:r>
              <w:rPr>
                <w:rStyle w:val="CommentReference"/>
                <w:rFonts w:ascii="Candara" w:eastAsia="Candara" w:hAnsi="Candara" w:cs="Candara"/>
                <w:sz w:val="20"/>
                <w:szCs w:val="20"/>
              </w:rPr>
              <w:commentReference w:id="62"/>
            </w:r>
            <w:r>
              <w:rPr>
                <w:rFonts w:ascii="Candara" w:eastAsia="Candara" w:hAnsi="Candara" w:cs="Candara"/>
                <w:sz w:val="20"/>
                <w:szCs w:val="20"/>
              </w:rPr>
              <w:t xml:space="preserve"> for more on this). While NDS  may sometimes be in tension with medical accounts, we are obliged here to draw on diagnostic criteria to evaluate ADHD traits in such a way as to provide meaningful comparison across medical literature. </w:t>
            </w:r>
          </w:ins>
        </w:sdtContent>
      </w:sdt>
      <w:r>
        <w:rPr>
          <w:rFonts w:ascii="Candara" w:eastAsia="Candara" w:hAnsi="Candara" w:cs="Candara"/>
          <w:sz w:val="20"/>
          <w:szCs w:val="20"/>
        </w:rPr>
        <w:t xml:space="preserve">ADHD is diagnostically characterised as a neurodevelopmental disorder affecting three core areas,  inattention, impulsivity, and hyperactivity. </w:t>
      </w:r>
      <w:sdt>
        <w:sdtPr>
          <w:tag w:val="goog_rdk_37"/>
          <w:id w:val="-1783639530"/>
        </w:sdtPr>
        <w:sdtContent>
          <w:ins w:id="65" w:author="David Jackson-Perry" w:date="2026-07-15T06:31:00Z">
            <w:r>
              <w:rPr>
                <w:rFonts w:ascii="Candara" w:eastAsia="Candara" w:hAnsi="Candara" w:cs="Candara"/>
                <w:sz w:val="20"/>
                <w:szCs w:val="20"/>
              </w:rPr>
              <w:t>The most highly cited g</w:t>
            </w:r>
          </w:ins>
        </w:sdtContent>
      </w:sdt>
      <w:sdt>
        <w:sdtPr>
          <w:tag w:val="goog_rdk_38"/>
          <w:id w:val="-602228788"/>
        </w:sdtPr>
        <w:sdtContent>
          <w:del w:id="66" w:author="David Jackson-Perry" w:date="2026-07-15T06:31:00Z">
            <w:r>
              <w:rPr>
                <w:rFonts w:ascii="Candara" w:eastAsia="Candara" w:hAnsi="Candara" w:cs="Candara"/>
                <w:sz w:val="20"/>
                <w:szCs w:val="20"/>
              </w:rPr>
              <w:delText>G</w:delText>
            </w:r>
          </w:del>
        </w:sdtContent>
      </w:sdt>
      <w:r>
        <w:rPr>
          <w:rFonts w:ascii="Candara" w:eastAsia="Candara" w:hAnsi="Candara" w:cs="Candara"/>
          <w:sz w:val="20"/>
          <w:szCs w:val="20"/>
        </w:rPr>
        <w:t xml:space="preserve">lobal estimates of adult prevalence range from approximately 2.6% (with confirmed childhood onset) to 6.8% (without confirmed childhood </w:t>
      </w:r>
      <w:sdt>
        <w:sdtPr>
          <w:tag w:val="goog_rdk_39"/>
          <w:id w:val="867197417"/>
        </w:sdtPr>
        <w:sdtContent>
          <w:commentRangeStart w:id="67"/>
        </w:sdtContent>
      </w:sdt>
      <w:r>
        <w:rPr>
          <w:rFonts w:ascii="Candara" w:eastAsia="Candara" w:hAnsi="Candara" w:cs="Candara"/>
          <w:sz w:val="20"/>
          <w:szCs w:val="20"/>
        </w:rPr>
        <w:t>onset</w:t>
      </w:r>
      <w:commentRangeEnd w:id="67"/>
      <w:r>
        <w:rPr>
          <w:rStyle w:val="CommentReference"/>
          <w:rFonts w:ascii="Candara" w:eastAsia="Candara" w:hAnsi="Candara" w:cs="Candara"/>
          <w:sz w:val="20"/>
          <w:szCs w:val="20"/>
        </w:rPr>
        <w:commentReference w:id="67"/>
      </w:r>
      <w:r>
        <w:rPr>
          <w:rFonts w:ascii="Candara" w:eastAsia="Candara" w:hAnsi="Candara" w:cs="Candara"/>
          <w:sz w:val="20"/>
          <w:szCs w:val="20"/>
        </w:rPr>
        <w:t>). However,due to diagnostic bias and under- and mis-diagnosis the true prevalence is likely higher in some sub-populations, particularly women and racially minoritised individuals.</w:t>
      </w:r>
      <w:r>
        <w:rPr>
          <w:rFonts w:ascii="Candara" w:eastAsia="Candara" w:hAnsi="Candara" w:cs="Candara"/>
          <w:sz w:val="20"/>
          <w:szCs w:val="20"/>
          <w:vertAlign w:val="superscript"/>
        </w:rPr>
        <w:t>4,5</w:t>
      </w:r>
      <w:r>
        <w:rPr>
          <w:rFonts w:ascii="Candara" w:eastAsia="Candara" w:hAnsi="Candara" w:cs="Candara"/>
          <w:sz w:val="20"/>
          <w:szCs w:val="20"/>
        </w:rPr>
        <w:t xml:space="preserve"> Adults with ADHD - particularly if unrecognised or untreated -  may face a wide range of adverse health and behavioural outcomes, including co-occurring psychiatric and physical conditions, obesity, smoking, problematic substance use, poorer sexual health, premature mortality, and difficulty maintaining adherence to prescribed treatment regimens.</w:t>
      </w:r>
      <w:r>
        <w:rPr>
          <w:rFonts w:ascii="Candara" w:eastAsia="Candara" w:hAnsi="Candara" w:cs="Candara"/>
          <w:sz w:val="20"/>
          <w:szCs w:val="20"/>
          <w:vertAlign w:val="superscript"/>
        </w:rPr>
        <w:t>6,7</w:t>
      </w:r>
      <w:r>
        <w:rPr>
          <w:rFonts w:ascii="Candara" w:eastAsia="Candara" w:hAnsi="Candara" w:cs="Candara"/>
          <w:sz w:val="20"/>
          <w:szCs w:val="20"/>
        </w:rPr>
        <w:t xml:space="preserve"> Diagnosis and treatment can mitigate these </w:t>
      </w:r>
      <w:sdt>
        <w:sdtPr>
          <w:tag w:val="goog_rdk_40"/>
          <w:id w:val="283669526"/>
        </w:sdtPr>
        <w:sdtContent>
          <w:commentRangeStart w:id="68"/>
        </w:sdtContent>
      </w:sdt>
      <w:sdt>
        <w:sdtPr>
          <w:tag w:val="goog_rdk_41"/>
          <w:id w:val="-943823220"/>
        </w:sdtPr>
        <w:sdtContent>
          <w:commentRangeStart w:id="69"/>
        </w:sdtContent>
      </w:sdt>
      <w:r>
        <w:rPr>
          <w:rFonts w:ascii="Candara" w:eastAsia="Candara" w:hAnsi="Candara" w:cs="Candara"/>
          <w:sz w:val="20"/>
          <w:szCs w:val="20"/>
        </w:rPr>
        <w:t>outcomes</w:t>
      </w:r>
      <w:commentRangeEnd w:id="68"/>
      <w:r>
        <w:rPr>
          <w:rStyle w:val="CommentReference"/>
          <w:rFonts w:ascii="Candara" w:eastAsia="Candara" w:hAnsi="Candara" w:cs="Candara"/>
          <w:sz w:val="20"/>
          <w:szCs w:val="20"/>
        </w:rPr>
        <w:commentReference w:id="68"/>
      </w:r>
      <w:commentRangeEnd w:id="69"/>
      <w:r>
        <w:rPr>
          <w:rStyle w:val="CommentReference"/>
          <w:rFonts w:ascii="Candara" w:eastAsia="Candara" w:hAnsi="Candara" w:cs="Candara"/>
          <w:sz w:val="20"/>
          <w:szCs w:val="20"/>
        </w:rPr>
        <w:commentReference w:id="69"/>
      </w:r>
      <w:r>
        <w:rPr>
          <w:rFonts w:ascii="Candara" w:eastAsia="Candara" w:hAnsi="Candara" w:cs="Candara"/>
          <w:sz w:val="20"/>
          <w:szCs w:val="20"/>
        </w:rPr>
        <w:t xml:space="preserve">. However, systemic barriers to </w:t>
      </w:r>
      <w:sdt>
        <w:sdtPr>
          <w:tag w:val="goog_rdk_42"/>
          <w:id w:val="1846295580"/>
        </w:sdtPr>
        <w:sdtContent>
          <w:commentRangeStart w:id="70"/>
        </w:sdtContent>
      </w:sdt>
      <w:r>
        <w:rPr>
          <w:rFonts w:ascii="Candara" w:eastAsia="Candara" w:hAnsi="Candara" w:cs="Candara"/>
          <w:sz w:val="20"/>
          <w:szCs w:val="20"/>
        </w:rPr>
        <w:t>accessing healthcare</w:t>
      </w:r>
      <w:commentRangeEnd w:id="70"/>
      <w:r>
        <w:rPr>
          <w:rStyle w:val="CommentReference"/>
          <w:rFonts w:ascii="Candara" w:eastAsia="Candara" w:hAnsi="Candara" w:cs="Candara"/>
          <w:sz w:val="20"/>
          <w:szCs w:val="20"/>
        </w:rPr>
        <w:commentReference w:id="70"/>
      </w:r>
      <w:r>
        <w:rPr>
          <w:rFonts w:ascii="Candara" w:eastAsia="Candara" w:hAnsi="Candara" w:cs="Candara"/>
          <w:sz w:val="20"/>
          <w:szCs w:val="20"/>
        </w:rPr>
        <w:t xml:space="preserve"> and social exclusion, adverse life experiences, and </w:t>
      </w:r>
      <w:sdt>
        <w:sdtPr>
          <w:tag w:val="goog_rdk_43"/>
          <w:id w:val="-2067274204"/>
        </w:sdtPr>
        <w:sdtContent>
          <w:commentRangeStart w:id="71"/>
        </w:sdtContent>
      </w:sdt>
      <w:r>
        <w:rPr>
          <w:rFonts w:ascii="Candara" w:eastAsia="Candara" w:hAnsi="Candara" w:cs="Candara"/>
          <w:sz w:val="20"/>
          <w:szCs w:val="20"/>
        </w:rPr>
        <w:t>stigma</w:t>
      </w:r>
      <w:commentRangeEnd w:id="71"/>
      <w:r>
        <w:rPr>
          <w:rStyle w:val="CommentReference"/>
          <w:rFonts w:ascii="Candara" w:eastAsia="Candara" w:hAnsi="Candara" w:cs="Candara"/>
          <w:sz w:val="20"/>
          <w:szCs w:val="20"/>
        </w:rPr>
        <w:commentReference w:id="71"/>
      </w:r>
      <w:r>
        <w:rPr>
          <w:rFonts w:ascii="Candara" w:eastAsia="Candara" w:hAnsi="Candara" w:cs="Candara"/>
          <w:sz w:val="20"/>
          <w:szCs w:val="20"/>
        </w:rPr>
        <w:t xml:space="preserve"> act as aggravating factors: certain challenges may therefore be shaped as much by unaccommodating or hostile environments as by the condition.  Further, due to limited professional understanding of adult ADHD, there is evidence that a high proportion of people being treated for other mental health conditions live with undiagnosed </w:t>
      </w:r>
      <w:sdt>
        <w:sdtPr>
          <w:tag w:val="goog_rdk_44"/>
          <w:id w:val="1884009895"/>
        </w:sdtPr>
        <w:sdtContent>
          <w:commentRangeStart w:id="72"/>
        </w:sdtContent>
      </w:sdt>
      <w:r>
        <w:rPr>
          <w:rFonts w:ascii="Candara" w:eastAsia="Candara" w:hAnsi="Candara" w:cs="Candara"/>
          <w:sz w:val="20"/>
          <w:szCs w:val="20"/>
        </w:rPr>
        <w:t>ADHD</w:t>
      </w:r>
      <w:commentRangeEnd w:id="72"/>
      <w:r>
        <w:rPr>
          <w:rStyle w:val="CommentReference"/>
          <w:rFonts w:ascii="Candara" w:eastAsia="Candara" w:hAnsi="Candara" w:cs="Candara"/>
          <w:sz w:val="20"/>
          <w:szCs w:val="20"/>
        </w:rPr>
        <w:commentReference w:id="72"/>
      </w:r>
      <w:r>
        <w:rPr>
          <w:rFonts w:ascii="Candara" w:eastAsia="Candara" w:hAnsi="Candara" w:cs="Candara"/>
          <w:sz w:val="20"/>
          <w:szCs w:val="20"/>
        </w:rPr>
        <w:t xml:space="preserve">. </w:t>
      </w:r>
      <w:sdt>
        <w:sdtPr>
          <w:tag w:val="goog_rdk_45"/>
          <w:id w:val="-82176151"/>
        </w:sdtPr>
        <w:sdtContent>
          <w:ins w:id="73" w:author="David Jackson-Perry" w:date="2026-07-15T06:23:00Z">
            <w:r>
              <w:rPr>
                <w:rFonts w:ascii="Candara" w:eastAsia="Candara" w:hAnsi="Candara" w:cs="Candara"/>
                <w:sz w:val="20"/>
                <w:szCs w:val="20"/>
              </w:rPr>
              <w:t>Within</w:t>
            </w:r>
          </w:ins>
        </w:sdtContent>
      </w:sdt>
      <w:sdt>
        <w:sdtPr>
          <w:tag w:val="goog_rdk_46"/>
          <w:id w:val="225904432"/>
        </w:sdtPr>
        <w:sdtContent>
          <w:del w:id="74" w:author="David Jackson-Perry" w:date="2026-07-15T06:23:00Z">
            <w:r>
              <w:rPr>
                <w:rFonts w:ascii="Candara" w:eastAsia="Candara" w:hAnsi="Candara" w:cs="Candara"/>
                <w:sz w:val="20"/>
                <w:szCs w:val="20"/>
              </w:rPr>
              <w:delText>In a field such as</w:delText>
            </w:r>
          </w:del>
        </w:sdtContent>
      </w:sdt>
      <w:r>
        <w:rPr>
          <w:rFonts w:ascii="Candara" w:eastAsia="Candara" w:hAnsi="Candara" w:cs="Candara"/>
          <w:sz w:val="20"/>
          <w:szCs w:val="20"/>
        </w:rPr>
        <w:t xml:space="preserve"> HIV, </w:t>
      </w:r>
      <w:sdt>
        <w:sdtPr>
          <w:tag w:val="goog_rdk_47"/>
          <w:id w:val="-1070152347"/>
        </w:sdtPr>
        <w:sdtContent>
          <w:del w:id="75" w:author="David Jackson-Perry" w:date="2026-07-15T06:23:00Z">
            <w:r>
              <w:rPr>
                <w:rFonts w:ascii="Candara" w:eastAsia="Candara" w:hAnsi="Candara" w:cs="Candara"/>
                <w:sz w:val="20"/>
                <w:szCs w:val="20"/>
              </w:rPr>
              <w:delText>in w</w:delText>
            </w:r>
          </w:del>
        </w:sdtContent>
      </w:sdt>
      <w:sdt>
        <w:sdtPr>
          <w:tag w:val="goog_rdk_48"/>
          <w:id w:val="441740422"/>
        </w:sdtPr>
        <w:sdtContent>
          <w:del w:id="76" w:author="David Jackson-Perry" w:date="2026-07-15T06:23:00Z">
            <w:r>
              <w:rPr>
                <w:rFonts w:ascii="Candara" w:eastAsia="Candara" w:hAnsi="Candara" w:cs="Candara"/>
                <w:sz w:val="20"/>
                <w:szCs w:val="20"/>
              </w:rPr>
              <w:delText>hich</w:delText>
            </w:r>
          </w:del>
        </w:sdtContent>
      </w:sdt>
      <w:r>
        <w:rPr>
          <w:rFonts w:ascii="Candara" w:eastAsia="Candara" w:hAnsi="Candara" w:cs="Candara"/>
          <w:sz w:val="20"/>
          <w:szCs w:val="20"/>
        </w:rPr>
        <w:t xml:space="preserve"> anxiety, depression, substance use and cognitive difficulties (all </w:t>
      </w:r>
      <w:sdt>
        <w:sdtPr>
          <w:tag w:val="goog_rdk_49"/>
          <w:id w:val="95792117"/>
        </w:sdtPr>
        <w:sdtContent>
          <w:del w:id="77" w:author="David Jackson-Perry" w:date="2026-07-15T07:57:00Z">
            <w:r>
              <w:rPr>
                <w:rFonts w:ascii="Candara" w:eastAsia="Candara" w:hAnsi="Candara" w:cs="Candara"/>
                <w:sz w:val="20"/>
                <w:szCs w:val="20"/>
              </w:rPr>
              <w:delText xml:space="preserve">of which are </w:delText>
            </w:r>
          </w:del>
        </w:sdtContent>
      </w:sdt>
      <w:r>
        <w:rPr>
          <w:rFonts w:ascii="Candara" w:eastAsia="Candara" w:hAnsi="Candara" w:cs="Candara"/>
          <w:sz w:val="20"/>
          <w:szCs w:val="20"/>
        </w:rPr>
        <w:t xml:space="preserve">also associated with ADHD) are </w:t>
      </w:r>
      <w:sdt>
        <w:sdtPr>
          <w:tag w:val="goog_rdk_50"/>
          <w:id w:val="1277631426"/>
        </w:sdtPr>
        <w:sdtContent>
          <w:del w:id="78" w:author="David Jackson-Perry" w:date="2026-07-15T07:57:00Z">
            <w:r>
              <w:rPr>
                <w:rFonts w:ascii="Candara" w:eastAsia="Candara" w:hAnsi="Candara" w:cs="Candara"/>
                <w:sz w:val="20"/>
                <w:szCs w:val="20"/>
              </w:rPr>
              <w:delText xml:space="preserve">considered </w:delText>
            </w:r>
          </w:del>
        </w:sdtContent>
      </w:sdt>
      <w:r>
        <w:rPr>
          <w:rFonts w:ascii="Candara" w:eastAsia="Candara" w:hAnsi="Candara" w:cs="Candara"/>
          <w:sz w:val="20"/>
          <w:szCs w:val="20"/>
        </w:rPr>
        <w:t>highly prevalent</w:t>
      </w:r>
      <w:sdt>
        <w:sdtPr>
          <w:tag w:val="goog_rdk_51"/>
          <w:id w:val="-334426201"/>
        </w:sdtPr>
        <w:sdtContent>
          <w:ins w:id="79" w:author="David Jackson-Perry" w:date="2026-07-15T06:23:00Z">
            <w:r>
              <w:rPr>
                <w:rFonts w:ascii="Candara" w:eastAsia="Candara" w:hAnsi="Candara" w:cs="Candara"/>
                <w:sz w:val="20"/>
                <w:szCs w:val="20"/>
              </w:rPr>
              <w:t>.</w:t>
            </w:r>
          </w:ins>
        </w:sdtContent>
      </w:sdt>
      <w:sdt>
        <w:sdtPr>
          <w:tag w:val="goog_rdk_52"/>
          <w:id w:val="369909982"/>
        </w:sdtPr>
        <w:sdtContent>
          <w:del w:id="80" w:author="David Jackson-Perry" w:date="2026-07-15T06:23:00Z">
            <w:r>
              <w:rPr>
                <w:rFonts w:ascii="Candara" w:eastAsia="Candara" w:hAnsi="Candara" w:cs="Candara"/>
                <w:sz w:val="20"/>
                <w:szCs w:val="20"/>
              </w:rPr>
              <w:delText>,</w:delText>
            </w:r>
          </w:del>
        </w:sdtContent>
      </w:sdt>
      <w:r>
        <w:rPr>
          <w:rFonts w:ascii="Candara" w:eastAsia="Candara" w:hAnsi="Candara" w:cs="Candara"/>
          <w:sz w:val="20"/>
          <w:szCs w:val="20"/>
        </w:rPr>
        <w:t xml:space="preserve"> </w:t>
      </w:r>
      <w:sdt>
        <w:sdtPr>
          <w:tag w:val="goog_rdk_53"/>
          <w:id w:val="-1234364799"/>
        </w:sdtPr>
        <w:sdtContent>
          <w:ins w:id="81" w:author="David Jackson-Perry" w:date="2026-07-15T06:23:00Z">
            <w:r>
              <w:rPr>
                <w:rFonts w:ascii="Candara" w:eastAsia="Candara" w:hAnsi="Candara" w:cs="Candara"/>
                <w:sz w:val="20"/>
                <w:szCs w:val="20"/>
              </w:rPr>
              <w:t>I</w:t>
            </w:r>
          </w:ins>
        </w:sdtContent>
      </w:sdt>
      <w:sdt>
        <w:sdtPr>
          <w:tag w:val="goog_rdk_54"/>
          <w:id w:val="-1330375494"/>
        </w:sdtPr>
        <w:sdtContent>
          <w:del w:id="82" w:author="David Jackson-Perry" w:date="2026-07-15T06:23:00Z">
            <w:r>
              <w:rPr>
                <w:rFonts w:ascii="Candara" w:eastAsia="Candara" w:hAnsi="Candara" w:cs="Candara"/>
                <w:sz w:val="20"/>
                <w:szCs w:val="20"/>
              </w:rPr>
              <w:delText>i</w:delText>
            </w:r>
          </w:del>
        </w:sdtContent>
      </w:sdt>
      <w:r>
        <w:rPr>
          <w:rFonts w:ascii="Candara" w:eastAsia="Candara" w:hAnsi="Candara" w:cs="Candara"/>
          <w:sz w:val="20"/>
          <w:szCs w:val="20"/>
        </w:rPr>
        <w:t xml:space="preserve">t is therefore urgent that clinicians be aware of ADHD to a) consider the possibility of co-occurrence and b) </w:t>
      </w:r>
      <w:sdt>
        <w:sdtPr>
          <w:tag w:val="goog_rdk_55"/>
          <w:id w:val="-950164415"/>
        </w:sdtPr>
        <w:sdtContent>
          <w:commentRangeStart w:id="83"/>
        </w:sdtContent>
      </w:sdt>
      <w:sdt>
        <w:sdtPr>
          <w:tag w:val="goog_rdk_56"/>
          <w:id w:val="463982714"/>
        </w:sdtPr>
        <w:sdtContent>
          <w:commentRangeStart w:id="84"/>
        </w:sdtContent>
      </w:sdt>
      <w:r>
        <w:rPr>
          <w:rFonts w:ascii="Candara" w:eastAsia="Candara" w:hAnsi="Candara" w:cs="Candara"/>
          <w:sz w:val="20"/>
          <w:szCs w:val="20"/>
        </w:rPr>
        <w:t xml:space="preserve">avoid misattribution of over-lapping traits to other </w:t>
      </w:r>
      <w:sdt>
        <w:sdtPr>
          <w:tag w:val="goog_rdk_57"/>
          <w:id w:val="-458833879"/>
        </w:sdtPr>
        <w:sdtContent>
          <w:commentRangeStart w:id="85"/>
        </w:sdtContent>
      </w:sdt>
      <w:r>
        <w:rPr>
          <w:rFonts w:ascii="Candara" w:eastAsia="Candara" w:hAnsi="Candara" w:cs="Candara"/>
          <w:sz w:val="20"/>
          <w:szCs w:val="20"/>
        </w:rPr>
        <w:t>conditions</w:t>
      </w:r>
      <w:commentRangeEnd w:id="85"/>
      <w:r>
        <w:rPr>
          <w:rStyle w:val="CommentReference"/>
          <w:rFonts w:ascii="Candara" w:eastAsia="Candara" w:hAnsi="Candara" w:cs="Candara"/>
          <w:sz w:val="20"/>
          <w:szCs w:val="20"/>
        </w:rPr>
        <w:commentReference w:id="85"/>
      </w:r>
      <w:r>
        <w:rPr>
          <w:rFonts w:ascii="Candara" w:eastAsia="Candara" w:hAnsi="Candara" w:cs="Candara"/>
          <w:sz w:val="20"/>
          <w:szCs w:val="20"/>
        </w:rPr>
        <w:t xml:space="preserve">, thereby missing out on the </w:t>
      </w:r>
      <w:sdt>
        <w:sdtPr>
          <w:tag w:val="goog_rdk_58"/>
          <w:id w:val="480675167"/>
        </w:sdtPr>
        <w:sdtContent>
          <w:del w:id="86" w:author="David Jackson-Perry" w:date="2026-07-15T06:24:00Z">
            <w:r>
              <w:rPr>
                <w:rFonts w:ascii="Candara" w:eastAsia="Candara" w:hAnsi="Candara" w:cs="Candara"/>
                <w:sz w:val="20"/>
                <w:szCs w:val="20"/>
              </w:rPr>
              <w:delText xml:space="preserve">well-documented </w:delText>
            </w:r>
          </w:del>
        </w:sdtContent>
      </w:sdt>
      <w:r>
        <w:rPr>
          <w:rFonts w:ascii="Candara" w:eastAsia="Candara" w:hAnsi="Candara" w:cs="Candara"/>
          <w:sz w:val="20"/>
          <w:szCs w:val="20"/>
        </w:rPr>
        <w:t xml:space="preserve">benefits of diagnosis and treatment of </w:t>
      </w:r>
      <w:sdt>
        <w:sdtPr>
          <w:tag w:val="goog_rdk_59"/>
          <w:id w:val="1429194157"/>
        </w:sdtPr>
        <w:sdtContent>
          <w:commentRangeStart w:id="87"/>
        </w:sdtContent>
      </w:sdt>
      <w:r>
        <w:rPr>
          <w:rFonts w:ascii="Candara" w:eastAsia="Candara" w:hAnsi="Candara" w:cs="Candara"/>
          <w:sz w:val="20"/>
          <w:szCs w:val="20"/>
        </w:rPr>
        <w:t>ADHD</w:t>
      </w:r>
      <w:commentRangeEnd w:id="87"/>
      <w:ins w:id="88" w:author="David Jackson-Perry" w:date="2026-07-15T06:24:00Z">
        <w:r>
          <w:rPr>
            <w:rStyle w:val="CommentReference"/>
            <w:sz w:val="21"/>
            <w:szCs w:val="21"/>
          </w:rPr>
          <w:commentReference w:id="87"/>
        </w:r>
      </w:ins>
      <w:sdt>
        <w:sdtPr>
          <w:tag w:val="goog_rdk_60"/>
          <w:id w:val="1372608592"/>
        </w:sdtPr>
        <w:sdtContent>
          <w:ins w:id="89" w:author="David Jackson-Perry" w:date="2026-07-15T06:24:00Z">
            <w:r>
              <w:rPr>
                <w:rFonts w:ascii="Candara" w:eastAsia="Candara" w:hAnsi="Candara" w:cs="Candara"/>
                <w:sz w:val="20"/>
                <w:szCs w:val="20"/>
              </w:rPr>
              <w:t xml:space="preserve"> for their patients</w:t>
            </w:r>
          </w:ins>
        </w:sdtContent>
      </w:sdt>
      <w:sdt>
        <w:sdtPr>
          <w:tag w:val="goog_rdk_61"/>
          <w:id w:val="824305035"/>
        </w:sdtPr>
        <w:sdtContent>
          <w:del w:id="90" w:author="David Jackson-Perry" w:date="2026-07-15T06:24:00Z">
            <w:r>
              <w:rPr>
                <w:rFonts w:ascii="Candara" w:eastAsia="Candara" w:hAnsi="Candara" w:cs="Candara"/>
                <w:sz w:val="20"/>
                <w:szCs w:val="20"/>
              </w:rPr>
              <w:delText xml:space="preserve"> should that be the more accurate diagnosis</w:delText>
            </w:r>
          </w:del>
        </w:sdtContent>
      </w:sdt>
      <w:r>
        <w:rPr>
          <w:rFonts w:ascii="Candara" w:eastAsia="Candara" w:hAnsi="Candara" w:cs="Candara"/>
          <w:sz w:val="20"/>
          <w:szCs w:val="20"/>
        </w:rPr>
        <w:t>.</w:t>
      </w:r>
      <w:commentRangeEnd w:id="83"/>
      <w:r>
        <w:rPr>
          <w:rStyle w:val="CommentReference"/>
          <w:rFonts w:ascii="Candara" w:eastAsia="Candara" w:hAnsi="Candara" w:cs="Candara"/>
          <w:sz w:val="20"/>
          <w:szCs w:val="20"/>
        </w:rPr>
        <w:commentReference w:id="83"/>
      </w:r>
      <w:commentRangeEnd w:id="84"/>
      <w:r>
        <w:rPr>
          <w:rStyle w:val="CommentReference"/>
          <w:rFonts w:ascii="Candara" w:eastAsia="Candara" w:hAnsi="Candara" w:cs="Candara"/>
          <w:sz w:val="20"/>
          <w:szCs w:val="20"/>
        </w:rPr>
        <w:commentReference w:id="84"/>
      </w:r>
    </w:p>
    <w:p w14:paraId="00000020"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Several converging lines of evidence suggest that a combination of social factors and traits associated with ADHD could heighten vulnerability to acquiring HIV.</w:t>
      </w:r>
      <w:r>
        <w:rPr>
          <w:rFonts w:ascii="Candara" w:eastAsia="Candara" w:hAnsi="Candara" w:cs="Candara"/>
          <w:sz w:val="20"/>
          <w:szCs w:val="20"/>
          <w:vertAlign w:val="superscript"/>
        </w:rPr>
        <w:t>8</w:t>
      </w:r>
      <w:r>
        <w:rPr>
          <w:rFonts w:ascii="Candara" w:eastAsia="Candara" w:hAnsi="Candara" w:cs="Candara"/>
          <w:sz w:val="20"/>
          <w:szCs w:val="20"/>
        </w:rPr>
        <w:t xml:space="preserve"> </w:t>
      </w:r>
      <w:sdt>
        <w:sdtPr>
          <w:tag w:val="goog_rdk_62"/>
          <w:id w:val="-1598494132"/>
        </w:sdtPr>
        <w:sdtContent>
          <w:commentRangeStart w:id="91"/>
        </w:sdtContent>
      </w:sdt>
      <w:r>
        <w:rPr>
          <w:rFonts w:ascii="Candara" w:eastAsia="Candara" w:hAnsi="Candara" w:cs="Candara"/>
          <w:sz w:val="20"/>
          <w:szCs w:val="20"/>
        </w:rPr>
        <w:t>ADHD, p</w:t>
      </w:r>
      <w:commentRangeEnd w:id="91"/>
      <w:r>
        <w:rPr>
          <w:rStyle w:val="CommentReference"/>
          <w:rFonts w:ascii="Candara" w:eastAsia="Candara" w:hAnsi="Candara" w:cs="Candara"/>
          <w:sz w:val="20"/>
          <w:szCs w:val="20"/>
        </w:rPr>
        <w:commentReference w:id="91"/>
      </w:r>
      <w:r>
        <w:rPr>
          <w:rFonts w:ascii="Candara" w:eastAsia="Candara" w:hAnsi="Candara" w:cs="Candara"/>
          <w:sz w:val="20"/>
          <w:szCs w:val="20"/>
        </w:rPr>
        <w:t xml:space="preserve">articularly its </w:t>
      </w:r>
      <w:sdt>
        <w:sdtPr>
          <w:tag w:val="goog_rdk_63"/>
          <w:id w:val="-1532052033"/>
        </w:sdtPr>
        <w:sdtContent>
          <w:commentRangeStart w:id="92"/>
        </w:sdtContent>
      </w:sdt>
      <w:sdt>
        <w:sdtPr>
          <w:tag w:val="goog_rdk_64"/>
          <w:id w:val="1429499086"/>
        </w:sdtPr>
        <w:sdtContent>
          <w:commentRangeStart w:id="93"/>
        </w:sdtContent>
      </w:sdt>
      <w:r>
        <w:rPr>
          <w:rFonts w:ascii="Candara" w:eastAsia="Candara" w:hAnsi="Candara" w:cs="Candara"/>
          <w:sz w:val="20"/>
          <w:szCs w:val="20"/>
        </w:rPr>
        <w:t>hyperactive-impulsive and combined presentations</w:t>
      </w:r>
      <w:commentRangeEnd w:id="92"/>
      <w:r>
        <w:rPr>
          <w:rStyle w:val="CommentReference"/>
          <w:rFonts w:ascii="Candara" w:eastAsia="Candara" w:hAnsi="Candara" w:cs="Candara"/>
          <w:sz w:val="20"/>
          <w:szCs w:val="20"/>
        </w:rPr>
        <w:commentReference w:id="92"/>
      </w:r>
      <w:commentRangeEnd w:id="93"/>
      <w:r>
        <w:rPr>
          <w:rStyle w:val="CommentReference"/>
          <w:rFonts w:ascii="Candara" w:eastAsia="Candara" w:hAnsi="Candara" w:cs="Candara"/>
          <w:sz w:val="20"/>
          <w:szCs w:val="20"/>
        </w:rPr>
        <w:commentReference w:id="93"/>
      </w:r>
      <w:r>
        <w:rPr>
          <w:rFonts w:ascii="Candara" w:eastAsia="Candara" w:hAnsi="Candara" w:cs="Candara"/>
          <w:sz w:val="20"/>
          <w:szCs w:val="20"/>
        </w:rPr>
        <w:t xml:space="preserve">, is associated in the literature with differences in self-regulation, reduced delay of gratification, and altered reward processing. These features may bias decision-making toward immediate rewards and away from longer-term consequences, complicating risk-reduction behaviours such as consistent condom use or delaying penetration until protection is </w:t>
      </w:r>
      <w:sdt>
        <w:sdtPr>
          <w:tag w:val="goog_rdk_65"/>
          <w:id w:val="-360447071"/>
        </w:sdtPr>
        <w:sdtContent>
          <w:commentRangeStart w:id="94"/>
        </w:sdtContent>
      </w:sdt>
      <w:r>
        <w:rPr>
          <w:rFonts w:ascii="Candara" w:eastAsia="Candara" w:hAnsi="Candara" w:cs="Candara"/>
          <w:sz w:val="20"/>
          <w:szCs w:val="20"/>
        </w:rPr>
        <w:t>available</w:t>
      </w:r>
      <w:commentRangeEnd w:id="94"/>
      <w:r>
        <w:rPr>
          <w:rStyle w:val="CommentReference"/>
          <w:rFonts w:ascii="Candara" w:eastAsia="Candara" w:hAnsi="Candara" w:cs="Candara"/>
          <w:sz w:val="20"/>
          <w:szCs w:val="20"/>
        </w:rPr>
        <w:commentReference w:id="94"/>
      </w:r>
      <w:r>
        <w:rPr>
          <w:rFonts w:ascii="Candara" w:eastAsia="Candara" w:hAnsi="Candara" w:cs="Candara"/>
          <w:sz w:val="20"/>
          <w:szCs w:val="20"/>
        </w:rPr>
        <w:t>. Adults with ADHD also more frequently report adverse childhood experiences, victimisation, relationship instability, s</w:t>
      </w:r>
      <w:sdt>
        <w:sdtPr>
          <w:tag w:val="goog_rdk_66"/>
          <w:id w:val="1897278010"/>
        </w:sdtPr>
        <w:sdtContent>
          <w:commentRangeStart w:id="95"/>
        </w:sdtContent>
      </w:sdt>
      <w:r>
        <w:rPr>
          <w:rFonts w:ascii="Candara" w:eastAsia="Candara" w:hAnsi="Candara" w:cs="Candara"/>
          <w:sz w:val="20"/>
          <w:szCs w:val="20"/>
        </w:rPr>
        <w:t>ubstance use</w:t>
      </w:r>
      <w:commentRangeEnd w:id="95"/>
      <w:r>
        <w:rPr>
          <w:rStyle w:val="CommentReference"/>
          <w:rFonts w:ascii="Candara" w:eastAsia="Candara" w:hAnsi="Candara" w:cs="Candara"/>
          <w:sz w:val="20"/>
          <w:szCs w:val="20"/>
        </w:rPr>
        <w:commentReference w:id="95"/>
      </w:r>
      <w:r>
        <w:rPr>
          <w:rFonts w:ascii="Candara" w:eastAsia="Candara" w:hAnsi="Candara" w:cs="Candara"/>
          <w:sz w:val="20"/>
          <w:szCs w:val="20"/>
        </w:rPr>
        <w:t xml:space="preserve"> (including in sexualised settings) and socioeconomic stress, all factors that may compound impulsivity, reduce access to protective resources and increase exposure to higher-risk sexual contexts. Further, adults with ADHD are more likely to identify with sexual and/or gender minorities,</w:t>
      </w:r>
      <w:r>
        <w:rPr>
          <w:rFonts w:ascii="Candara" w:eastAsia="Candara" w:hAnsi="Candara" w:cs="Candara"/>
          <w:sz w:val="20"/>
          <w:szCs w:val="20"/>
          <w:vertAlign w:val="superscript"/>
        </w:rPr>
        <w:t>9</w:t>
      </w:r>
      <w:r>
        <w:rPr>
          <w:rFonts w:ascii="Candara" w:eastAsia="Candara" w:hAnsi="Candara" w:cs="Candara"/>
          <w:sz w:val="20"/>
          <w:szCs w:val="20"/>
        </w:rPr>
        <w:t xml:space="preserve"> and to have had more same gendered partners, irrespective of sexual </w:t>
      </w:r>
      <w:sdt>
        <w:sdtPr>
          <w:tag w:val="goog_rdk_67"/>
          <w:id w:val="-1614966124"/>
        </w:sdtPr>
        <w:sdtContent>
          <w:commentRangeStart w:id="96"/>
        </w:sdtContent>
      </w:sdt>
      <w:r>
        <w:rPr>
          <w:rFonts w:ascii="Candara" w:eastAsia="Candara" w:hAnsi="Candara" w:cs="Candara"/>
          <w:sz w:val="20"/>
          <w:szCs w:val="20"/>
        </w:rPr>
        <w:t>identity</w:t>
      </w:r>
      <w:commentRangeEnd w:id="96"/>
      <w:r>
        <w:rPr>
          <w:rStyle w:val="CommentReference"/>
          <w:rFonts w:ascii="Candara" w:eastAsia="Candara" w:hAnsi="Candara" w:cs="Candara"/>
          <w:sz w:val="20"/>
          <w:szCs w:val="20"/>
        </w:rPr>
        <w:commentReference w:id="96"/>
      </w:r>
      <w:r>
        <w:rPr>
          <w:rFonts w:ascii="Candara" w:eastAsia="Candara" w:hAnsi="Candara" w:cs="Candara"/>
          <w:sz w:val="20"/>
          <w:szCs w:val="20"/>
        </w:rPr>
        <w:t>.</w:t>
      </w:r>
    </w:p>
    <w:p w14:paraId="00000021"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PrEP users, especially gay, bisexual and other men who have sex with men, are more likely than non-PrEP users to report condomless sex, higher numbers of partners and the use of sexually enhancing substances.</w:t>
      </w:r>
      <w:r>
        <w:rPr>
          <w:rFonts w:ascii="Candara" w:eastAsia="Candara" w:hAnsi="Candara" w:cs="Candara"/>
          <w:sz w:val="20"/>
          <w:szCs w:val="20"/>
          <w:vertAlign w:val="superscript"/>
        </w:rPr>
        <w:t>10</w:t>
      </w:r>
      <w:r>
        <w:rPr>
          <w:rFonts w:ascii="Candara" w:eastAsia="Candara" w:hAnsi="Candara" w:cs="Candara"/>
          <w:sz w:val="20"/>
          <w:szCs w:val="20"/>
        </w:rPr>
        <w:t xml:space="preserve"> A study screening for autistic traits among PrEP users in Belgium found an elevated trait score four times higher than within the general </w:t>
      </w:r>
      <w:sdt>
        <w:sdtPr>
          <w:tag w:val="goog_rdk_68"/>
          <w:id w:val="945644125"/>
        </w:sdtPr>
        <w:sdtContent>
          <w:commentRangeStart w:id="97"/>
        </w:sdtContent>
      </w:sdt>
      <w:r>
        <w:rPr>
          <w:rFonts w:ascii="Candara" w:eastAsia="Candara" w:hAnsi="Candara" w:cs="Candara"/>
          <w:sz w:val="20"/>
          <w:szCs w:val="20"/>
        </w:rPr>
        <w:t>population</w:t>
      </w:r>
      <w:commentRangeEnd w:id="97"/>
      <w:r>
        <w:rPr>
          <w:rStyle w:val="CommentReference"/>
          <w:rFonts w:ascii="Candara" w:eastAsia="Candara" w:hAnsi="Candara" w:cs="Candara"/>
          <w:sz w:val="20"/>
          <w:szCs w:val="20"/>
        </w:rPr>
        <w:commentReference w:id="97"/>
      </w:r>
      <w:r>
        <w:rPr>
          <w:rFonts w:ascii="Candara" w:eastAsia="Candara" w:hAnsi="Candara" w:cs="Candara"/>
          <w:sz w:val="20"/>
          <w:szCs w:val="20"/>
        </w:rPr>
        <w:t xml:space="preserve">: given increasing understanding of high levels of co-occurring autism and </w:t>
      </w:r>
      <w:sdt>
        <w:sdtPr>
          <w:tag w:val="goog_rdk_69"/>
          <w:id w:val="-2005445794"/>
        </w:sdtPr>
        <w:sdtContent>
          <w:commentRangeStart w:id="98"/>
        </w:sdtContent>
      </w:sdt>
      <w:r>
        <w:rPr>
          <w:rFonts w:ascii="Candara" w:eastAsia="Candara" w:hAnsi="Candara" w:cs="Candara"/>
          <w:sz w:val="20"/>
          <w:szCs w:val="20"/>
        </w:rPr>
        <w:t>ADHD</w:t>
      </w:r>
      <w:commentRangeEnd w:id="98"/>
      <w:r>
        <w:rPr>
          <w:rStyle w:val="CommentReference"/>
          <w:rFonts w:ascii="Candara" w:eastAsia="Candara" w:hAnsi="Candara" w:cs="Candara"/>
          <w:sz w:val="20"/>
          <w:szCs w:val="20"/>
        </w:rPr>
        <w:commentReference w:id="98"/>
      </w:r>
      <w:r>
        <w:rPr>
          <w:rFonts w:ascii="Candara" w:eastAsia="Candara" w:hAnsi="Candara" w:cs="Candara"/>
          <w:sz w:val="20"/>
          <w:szCs w:val="20"/>
        </w:rPr>
        <w:t>, we expect to find a similar pattern here.</w:t>
      </w:r>
    </w:p>
    <w:p w14:paraId="00000022"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The only two studies exploring HIV/ADHD co-prevalence (one in India and one in Turkey) diagnosed  20-29% of adults living with HIV (n=100; n= 85) attending HIV outpatient clinics with ADHD, well above general population estimates.</w:t>
      </w:r>
      <w:r>
        <w:rPr>
          <w:rFonts w:ascii="Candara" w:eastAsia="Candara" w:hAnsi="Candara" w:cs="Candara"/>
          <w:sz w:val="20"/>
          <w:szCs w:val="20"/>
          <w:vertAlign w:val="superscript"/>
        </w:rPr>
        <w:t>12,13</w:t>
      </w:r>
      <w:r>
        <w:rPr>
          <w:rFonts w:ascii="Candara" w:eastAsia="Candara" w:hAnsi="Candara" w:cs="Candara"/>
          <w:sz w:val="20"/>
          <w:szCs w:val="20"/>
        </w:rPr>
        <w:t xml:space="preserve"> Those studies carried out a full diagnostic procedure, which is not the case of the </w:t>
      </w:r>
      <w:sdt>
        <w:sdtPr>
          <w:tag w:val="goog_rdk_70"/>
          <w:id w:val="1169663241"/>
        </w:sdtPr>
        <w:sdtContent>
          <w:commentRangeStart w:id="99"/>
        </w:sdtContent>
      </w:sdt>
      <w:r>
        <w:rPr>
          <w:rFonts w:ascii="Candara" w:eastAsia="Candara" w:hAnsi="Candara" w:cs="Candara"/>
          <w:sz w:val="20"/>
          <w:szCs w:val="20"/>
        </w:rPr>
        <w:t>current study which screens only for traits.</w:t>
      </w:r>
      <w:commentRangeEnd w:id="99"/>
      <w:r>
        <w:rPr>
          <w:rStyle w:val="CommentReference"/>
          <w:rFonts w:ascii="Candara" w:eastAsia="Candara" w:hAnsi="Candara" w:cs="Candara"/>
          <w:sz w:val="20"/>
          <w:szCs w:val="20"/>
        </w:rPr>
        <w:commentReference w:id="99"/>
      </w:r>
      <w:r>
        <w:rPr>
          <w:rFonts w:ascii="Candara" w:eastAsia="Candara" w:hAnsi="Candara" w:cs="Candara"/>
          <w:sz w:val="20"/>
          <w:szCs w:val="20"/>
        </w:rPr>
        <w:t xml:space="preserve"> Among PrEP users, no systematic prevalence data exist. Leveraging established national research platforms (the Swiss HIV Cohort Study (SHCS) and the SwissPrEPared cohort) offers a unique opportunity to quantify ADHD traits at scale. </w:t>
      </w:r>
    </w:p>
    <w:p w14:paraId="00000023" w14:textId="77777777" w:rsidR="00B37951" w:rsidRDefault="00000000">
      <w:pPr>
        <w:pStyle w:val="Heading1"/>
        <w:spacing w:before="260" w:after="120"/>
        <w:rPr>
          <w:rFonts w:ascii="Candara" w:eastAsia="Candara" w:hAnsi="Candara" w:cs="Candara"/>
          <w:color w:val="000000"/>
        </w:rPr>
      </w:pPr>
      <w:r>
        <w:rPr>
          <w:rFonts w:ascii="Candara" w:eastAsia="Candara" w:hAnsi="Candara" w:cs="Candara"/>
          <w:b/>
          <w:bCs/>
          <w:color w:val="000000"/>
          <w:sz w:val="24"/>
          <w:szCs w:val="24"/>
        </w:rPr>
        <w:t>AIMS AND OBJECTIVES</w:t>
      </w:r>
    </w:p>
    <w:sdt>
      <w:sdtPr>
        <w:tag w:val="goog_rdk_74"/>
        <w:id w:val="132138406"/>
      </w:sdtPr>
      <w:sdtContent>
        <w:p w14:paraId="00000024" w14:textId="77777777" w:rsidR="00B37951" w:rsidRPr="00B37951" w:rsidRDefault="00000000">
          <w:pPr>
            <w:pStyle w:val="Heading2"/>
            <w:spacing w:before="180" w:after="80"/>
            <w:rPr>
              <w:ins w:id="100" w:author="David Jackson-Perry" w:date="2026-07-11T08:36:00Z"/>
              <w:rFonts w:ascii="Candara" w:eastAsia="Candara" w:hAnsi="Candara" w:cs="Candara"/>
              <w:b/>
              <w:bCs/>
              <w:color w:val="000000"/>
              <w:sz w:val="22"/>
              <w:szCs w:val="22"/>
              <w:u w:val="single"/>
              <w:rPrChange w:id="101" w:author="David Jackson-Perry" w:date="2026-07-11T08:36:00Z">
                <w:rPr>
                  <w:ins w:id="102" w:author="David Jackson-Perry" w:date="2026-07-11T08:36:00Z"/>
                  <w:rFonts w:ascii="Candara" w:eastAsia="Candara" w:hAnsi="Candara" w:cs="Candara"/>
                  <w:color w:val="000000"/>
                </w:rPr>
              </w:rPrChange>
            </w:rPr>
          </w:pPr>
          <w:sdt>
            <w:sdtPr>
              <w:tag w:val="goog_rdk_72"/>
              <w:id w:val="672007560"/>
            </w:sdtPr>
            <w:sdtContent>
              <w:sdt>
                <w:sdtPr>
                  <w:tag w:val="goog_rdk_73"/>
                  <w:id w:val="-127117637"/>
                </w:sdtPr>
                <w:sdtContent>
                  <w:ins w:id="103" w:author="David Jackson-Perry" w:date="2026-07-11T08:36:00Z">
                    <w:r>
                      <w:rPr>
                        <w:rFonts w:ascii="Candara" w:eastAsia="Candara" w:hAnsi="Candara" w:cs="Candara"/>
                        <w:b/>
                        <w:bCs/>
                        <w:color w:val="000000"/>
                        <w:sz w:val="22"/>
                        <w:szCs w:val="22"/>
                        <w:u w:val="single"/>
                        <w:rPrChange w:id="104" w:author="David Jackson-Perry" w:date="2026-07-11T08:36:00Z">
                          <w:rPr>
                            <w:rFonts w:ascii="Candara" w:eastAsia="Candara" w:hAnsi="Candara" w:cs="Candara"/>
                            <w:color w:val="000000"/>
                          </w:rPr>
                        </w:rPrChange>
                      </w:rPr>
                      <w:t>Aims</w:t>
                    </w:r>
                  </w:ins>
                </w:sdtContent>
              </w:sdt>
            </w:sdtContent>
          </w:sdt>
        </w:p>
      </w:sdtContent>
    </w:sdt>
    <w:sdt>
      <w:sdtPr>
        <w:tag w:val="goog_rdk_77"/>
        <w:id w:val="-474802561"/>
      </w:sdtPr>
      <w:sdtContent>
        <w:p w14:paraId="00000025" w14:textId="77777777" w:rsidR="00B37951" w:rsidRDefault="00000000">
          <w:pPr>
            <w:pStyle w:val="Heading2"/>
            <w:numPr>
              <w:ilvl w:val="0"/>
              <w:numId w:val="1"/>
            </w:numPr>
            <w:spacing w:before="180" w:after="80"/>
            <w:rPr>
              <w:ins w:id="105" w:author="David Jackson-Perry" w:date="2026-07-11T08:36:00Z"/>
              <w:rFonts w:ascii="Candara" w:eastAsia="Candara" w:hAnsi="Candara" w:cs="Candara"/>
              <w:color w:val="000000"/>
              <w:sz w:val="22"/>
              <w:szCs w:val="22"/>
            </w:rPr>
          </w:pPr>
          <w:sdt>
            <w:sdtPr>
              <w:tag w:val="goog_rdk_75"/>
              <w:id w:val="-424950830"/>
            </w:sdtPr>
            <w:sdtContent>
              <w:sdt>
                <w:sdtPr>
                  <w:tag w:val="goog_rdk_76"/>
                  <w:id w:val="-2024770129"/>
                </w:sdtPr>
                <w:sdtContent>
                  <w:ins w:id="106" w:author="David Jackson-Perry" w:date="2026-07-11T08:36:00Z">
                    <w:r>
                      <w:rPr>
                        <w:rFonts w:ascii="Candara" w:eastAsia="Candara" w:hAnsi="Candara" w:cs="Candara"/>
                        <w:color w:val="000000"/>
                        <w:sz w:val="22"/>
                        <w:szCs w:val="22"/>
                        <w:rPrChange w:id="107" w:author="David Jackson-Perry" w:date="2026-07-11T08:36:00Z">
                          <w:rPr>
                            <w:rFonts w:ascii="Candara" w:eastAsia="Candara" w:hAnsi="Candara" w:cs="Candara"/>
                            <w:color w:val="000000"/>
                          </w:rPr>
                        </w:rPrChange>
                      </w:rPr>
                      <w:t>To understand the prevalence and behavioural and health-related associations of ADHD traits among people living with HIV and those taking PrEP.</w:t>
                    </w:r>
                  </w:ins>
                </w:sdtContent>
              </w:sdt>
            </w:sdtContent>
          </w:sdt>
        </w:p>
      </w:sdtContent>
    </w:sdt>
    <w:sdt>
      <w:sdtPr>
        <w:tag w:val="goog_rdk_80"/>
        <w:id w:val="1323532909"/>
      </w:sdtPr>
      <w:sdtContent>
        <w:p w14:paraId="00000026" w14:textId="77777777" w:rsidR="00B37951" w:rsidRPr="00B37951" w:rsidRDefault="00000000">
          <w:pPr>
            <w:ind w:left="720"/>
            <w:rPr>
              <w:ins w:id="108" w:author="David Jackson-Perry" w:date="2026-07-11T08:36:00Z"/>
              <w:rPrChange w:id="109" w:author="David Jackson-Perry" w:date="2026-07-11T08:36:00Z">
                <w:rPr>
                  <w:ins w:id="110" w:author="David Jackson-Perry" w:date="2026-07-11T08:36:00Z"/>
                  <w:rFonts w:ascii="Candara" w:eastAsia="Candara" w:hAnsi="Candara" w:cs="Candara"/>
                  <w:color w:val="000000"/>
                </w:rPr>
              </w:rPrChange>
            </w:rPr>
          </w:pPr>
          <w:sdt>
            <w:sdtPr>
              <w:tag w:val="goog_rdk_78"/>
              <w:id w:val="1601463409"/>
            </w:sdtPr>
            <w:sdtContent>
              <w:sdt>
                <w:sdtPr>
                  <w:tag w:val="goog_rdk_79"/>
                  <w:id w:val="-1949586907"/>
                </w:sdtPr>
                <w:sdtContent/>
              </w:sdt>
            </w:sdtContent>
          </w:sdt>
        </w:p>
      </w:sdtContent>
    </w:sdt>
    <w:sdt>
      <w:sdtPr>
        <w:tag w:val="goog_rdk_84"/>
        <w:id w:val="-387880698"/>
      </w:sdtPr>
      <w:sdtContent>
        <w:p w14:paraId="00000027" w14:textId="77777777" w:rsidR="00B37951" w:rsidRDefault="00000000">
          <w:pPr>
            <w:numPr>
              <w:ilvl w:val="0"/>
              <w:numId w:val="1"/>
            </w:numPr>
            <w:rPr>
              <w:ins w:id="111" w:author="David Jackson-Perry" w:date="2026-07-11T08:36:00Z"/>
              <w:sz w:val="22"/>
              <w:szCs w:val="22"/>
            </w:rPr>
          </w:pPr>
          <w:sdt>
            <w:sdtPr>
              <w:tag w:val="goog_rdk_81"/>
              <w:id w:val="679628705"/>
            </w:sdtPr>
            <w:sdtContent>
              <w:sdt>
                <w:sdtPr>
                  <w:tag w:val="goog_rdk_82"/>
                  <w:id w:val="349649950"/>
                </w:sdtPr>
                <w:sdtContent>
                  <w:ins w:id="112" w:author="David Jackson-Perry" w:date="2026-07-11T08:36:00Z">
                    <w:r>
                      <w:rPr>
                        <w:sz w:val="22"/>
                        <w:szCs w:val="22"/>
                        <w:rPrChange w:id="113" w:author="David Jackson-Perry" w:date="2026-07-11T08:36:00Z">
                          <w:rPr>
                            <w:rFonts w:ascii="Candara" w:eastAsia="Candara" w:hAnsi="Candara" w:cs="Candara"/>
                            <w:color w:val="000000"/>
                            <w:sz w:val="22"/>
                            <w:szCs w:val="22"/>
                          </w:rPr>
                        </w:rPrChange>
                      </w:rPr>
                      <w:t>To raise awareness of ADHD among HIV healthcare providers and the people they follow.</w:t>
                    </w:r>
                  </w:ins>
                </w:sdtContent>
              </w:sdt>
              <w:customXmlInsRangeStart w:id="114" w:author="David Jackson-Perry" w:date="2026-07-11T08:36:00Z"/>
              <w:sdt>
                <w:sdtPr>
                  <w:tag w:val="goog_rdk_83"/>
                  <w:id w:val="-1313016274"/>
                </w:sdtPr>
                <w:sdtContent>
                  <w:customXmlInsRangeEnd w:id="114"/>
                  <w:customXmlInsRangeStart w:id="115" w:author="David Jackson-Perry" w:date="2026-07-11T08:36:00Z"/>
                </w:sdtContent>
              </w:sdt>
              <w:customXmlInsRangeEnd w:id="115"/>
            </w:sdtContent>
          </w:sdt>
        </w:p>
      </w:sdtContent>
    </w:sdt>
    <w:sdt>
      <w:sdtPr>
        <w:tag w:val="goog_rdk_87"/>
        <w:id w:val="1043756751"/>
      </w:sdtPr>
      <w:sdtContent>
        <w:p w14:paraId="00000028" w14:textId="77777777" w:rsidR="00B37951" w:rsidRPr="00B37951" w:rsidRDefault="00000000">
          <w:pPr>
            <w:pStyle w:val="Heading2"/>
            <w:spacing w:before="180" w:after="80"/>
            <w:rPr>
              <w:ins w:id="116" w:author="David Jackson-Perry" w:date="2026-07-11T08:36:00Z"/>
              <w:rFonts w:ascii="Candara" w:eastAsia="Candara" w:hAnsi="Candara" w:cs="Candara"/>
              <w:b/>
              <w:bCs/>
              <w:color w:val="000000"/>
              <w:sz w:val="22"/>
              <w:szCs w:val="22"/>
              <w:u w:val="single"/>
              <w:rPrChange w:id="117" w:author="David Jackson-Perry" w:date="2026-07-11T08:36:00Z">
                <w:rPr>
                  <w:ins w:id="118" w:author="David Jackson-Perry" w:date="2026-07-11T08:36:00Z"/>
                  <w:rFonts w:ascii="Candara" w:eastAsia="Candara" w:hAnsi="Candara" w:cs="Candara"/>
                  <w:color w:val="000000"/>
                </w:rPr>
              </w:rPrChange>
            </w:rPr>
          </w:pPr>
          <w:sdt>
            <w:sdtPr>
              <w:tag w:val="goog_rdk_85"/>
              <w:id w:val="-926970112"/>
            </w:sdtPr>
            <w:sdtContent>
              <w:sdt>
                <w:sdtPr>
                  <w:tag w:val="goog_rdk_86"/>
                  <w:id w:val="-1137683454"/>
                </w:sdtPr>
                <w:sdtContent>
                  <w:ins w:id="119" w:author="David Jackson-Perry" w:date="2026-07-11T08:36:00Z">
                    <w:r>
                      <w:rPr>
                        <w:rFonts w:ascii="Candara" w:eastAsia="Candara" w:hAnsi="Candara" w:cs="Candara"/>
                        <w:b/>
                        <w:bCs/>
                        <w:color w:val="000000"/>
                        <w:sz w:val="22"/>
                        <w:szCs w:val="22"/>
                        <w:u w:val="single"/>
                        <w:rPrChange w:id="120" w:author="David Jackson-Perry" w:date="2026-07-11T08:36:00Z">
                          <w:rPr>
                            <w:rFonts w:ascii="Candara" w:eastAsia="Candara" w:hAnsi="Candara" w:cs="Candara"/>
                            <w:color w:val="000000"/>
                          </w:rPr>
                        </w:rPrChange>
                      </w:rPr>
                      <w:t>Objectives</w:t>
                    </w:r>
                  </w:ins>
                </w:sdtContent>
              </w:sdt>
            </w:sdtContent>
          </w:sdt>
        </w:p>
      </w:sdtContent>
    </w:sdt>
    <w:p w14:paraId="00000029"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Primary objective</w:t>
      </w:r>
    </w:p>
    <w:p w14:paraId="0000002A"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To estimate the prevalence of ADHD traits, defined as a positive ASRS-5 screen, with 95% confidence intervals, in the SHCS and in SwissPrEPared.</w:t>
      </w:r>
    </w:p>
    <w:p w14:paraId="0000002B"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Secondary objectives</w:t>
      </w:r>
    </w:p>
    <w:p w14:paraId="0000002C" w14:textId="77777777" w:rsidR="00B37951" w:rsidRDefault="00000000">
      <w:pPr>
        <w:numPr>
          <w:ilvl w:val="0"/>
          <w:numId w:val="2"/>
        </w:numPr>
        <w:pBdr>
          <w:top w:val="nil"/>
          <w:left w:val="nil"/>
          <w:bottom w:val="nil"/>
          <w:right w:val="nil"/>
          <w:between w:val="nil"/>
        </w:pBdr>
        <w:spacing w:after="70" w:line="268" w:lineRule="auto"/>
        <w:rPr>
          <w:rFonts w:ascii="Candara" w:eastAsia="Candara" w:hAnsi="Candara" w:cs="Candara"/>
          <w:color w:val="000000"/>
          <w:sz w:val="20"/>
          <w:szCs w:val="20"/>
        </w:rPr>
      </w:pPr>
      <w:r>
        <w:rPr>
          <w:rFonts w:ascii="Candara" w:eastAsia="Candara" w:hAnsi="Candara" w:cs="Candara"/>
          <w:color w:val="000000"/>
          <w:sz w:val="20"/>
          <w:szCs w:val="20"/>
        </w:rPr>
        <w:t>To compare the prevalence of ADHD traits between the SHCS and SwissPrEPared.</w:t>
      </w:r>
    </w:p>
    <w:p w14:paraId="0000002D" w14:textId="77777777" w:rsidR="00B37951" w:rsidRDefault="00000000">
      <w:pPr>
        <w:numPr>
          <w:ilvl w:val="0"/>
          <w:numId w:val="2"/>
        </w:numPr>
        <w:pBdr>
          <w:top w:val="nil"/>
          <w:left w:val="nil"/>
          <w:bottom w:val="nil"/>
          <w:right w:val="nil"/>
          <w:between w:val="nil"/>
        </w:pBdr>
        <w:spacing w:after="70" w:line="268" w:lineRule="auto"/>
        <w:rPr>
          <w:rFonts w:ascii="Candara" w:eastAsia="Candara" w:hAnsi="Candara" w:cs="Candara"/>
          <w:color w:val="000000"/>
          <w:sz w:val="20"/>
          <w:szCs w:val="20"/>
        </w:rPr>
      </w:pPr>
      <w:r>
        <w:rPr>
          <w:rFonts w:ascii="Candara" w:eastAsia="Candara" w:hAnsi="Candara" w:cs="Candara"/>
          <w:color w:val="000000"/>
          <w:sz w:val="20"/>
          <w:szCs w:val="20"/>
        </w:rPr>
        <w:t>To describe and compare the sociodemographic and clinical characteristics of participants with and without a positive screen.</w:t>
      </w:r>
    </w:p>
    <w:p w14:paraId="0000002E" w14:textId="77777777" w:rsidR="00B37951" w:rsidRDefault="00000000">
      <w:pPr>
        <w:numPr>
          <w:ilvl w:val="0"/>
          <w:numId w:val="2"/>
        </w:numPr>
        <w:pBdr>
          <w:top w:val="nil"/>
          <w:left w:val="nil"/>
          <w:bottom w:val="nil"/>
          <w:right w:val="nil"/>
          <w:between w:val="nil"/>
        </w:pBdr>
        <w:spacing w:after="70" w:line="268" w:lineRule="auto"/>
        <w:rPr>
          <w:rFonts w:ascii="Candara" w:eastAsia="Candara" w:hAnsi="Candara" w:cs="Candara"/>
          <w:color w:val="000000"/>
          <w:sz w:val="20"/>
          <w:szCs w:val="20"/>
        </w:rPr>
      </w:pPr>
      <w:r>
        <w:rPr>
          <w:rFonts w:ascii="Candara" w:eastAsia="Candara" w:hAnsi="Candara" w:cs="Candara"/>
          <w:color w:val="000000"/>
          <w:sz w:val="20"/>
          <w:szCs w:val="20"/>
        </w:rPr>
        <w:t>To assess associations between ADHD traits and, where variables are harmonised across cohorts jointly and otherwise within each cohort: (a) substance use, sexual behaviour and sexually transmitted infections (STIs); (b) depression and anxiety; (c) adherence to treatment (SHCS, including viral load) and to prevention (SwissPrEPared); and (d) use of long-acting treatment options (SHCS) and interest in long-acting prevention options (SwissPrEPared).</w:t>
      </w:r>
    </w:p>
    <w:sdt>
      <w:sdtPr>
        <w:tag w:val="goog_rdk_90"/>
        <w:id w:val="-340059549"/>
      </w:sdtPr>
      <w:sdtContent>
        <w:p w14:paraId="0000002F" w14:textId="77777777" w:rsidR="00B37951" w:rsidRDefault="00000000">
          <w:pPr>
            <w:numPr>
              <w:ilvl w:val="0"/>
              <w:numId w:val="2"/>
            </w:numPr>
            <w:pBdr>
              <w:top w:val="nil"/>
              <w:left w:val="nil"/>
              <w:bottom w:val="nil"/>
              <w:right w:val="nil"/>
              <w:between w:val="nil"/>
            </w:pBdr>
            <w:spacing w:after="70" w:line="268" w:lineRule="auto"/>
            <w:rPr>
              <w:ins w:id="121" w:author="David Jackson-Perry" w:date="2026-07-11T08:40:00Z"/>
              <w:rFonts w:ascii="Candara" w:eastAsia="Candara" w:hAnsi="Candara" w:cs="Candara"/>
              <w:color w:val="000000"/>
              <w:sz w:val="20"/>
              <w:szCs w:val="20"/>
            </w:rPr>
          </w:pPr>
          <w:r>
            <w:rPr>
              <w:rFonts w:ascii="Candara" w:eastAsia="Candara" w:hAnsi="Candara" w:cs="Candara"/>
              <w:color w:val="000000"/>
              <w:sz w:val="20"/>
              <w:szCs w:val="20"/>
            </w:rPr>
            <w:t>To describe and compare gender identity and sexual orientation among PrEP users (SwissPrEPared) with and without ADHD traits.</w:t>
          </w:r>
          <w:sdt>
            <w:sdtPr>
              <w:tag w:val="goog_rdk_88"/>
              <w:id w:val="-790430450"/>
            </w:sdtPr>
            <w:sdtContent>
              <w:sdt>
                <w:sdtPr>
                  <w:tag w:val="goog_rdk_89"/>
                  <w:id w:val="1204072647"/>
                </w:sdtPr>
                <w:sdtContent/>
              </w:sdt>
            </w:sdtContent>
          </w:sdt>
        </w:p>
      </w:sdtContent>
    </w:sdt>
    <w:sdt>
      <w:sdtPr>
        <w:tag w:val="goog_rdk_95"/>
        <w:id w:val="-685569885"/>
      </w:sdtPr>
      <w:sdtContent>
        <w:p w14:paraId="00000030" w14:textId="77777777" w:rsidR="00B37951" w:rsidRPr="00B37951" w:rsidRDefault="00000000">
          <w:pPr>
            <w:numPr>
              <w:ilvl w:val="0"/>
              <w:numId w:val="2"/>
            </w:numPr>
            <w:pBdr>
              <w:top w:val="nil"/>
              <w:left w:val="nil"/>
              <w:bottom w:val="nil"/>
              <w:right w:val="nil"/>
              <w:between w:val="nil"/>
            </w:pBdr>
            <w:spacing w:after="70" w:line="268" w:lineRule="auto"/>
            <w:rPr>
              <w:rFonts w:ascii="Candara" w:eastAsia="Candara" w:hAnsi="Candara" w:cs="Candara"/>
              <w:sz w:val="20"/>
              <w:szCs w:val="20"/>
              <w:rPrChange w:id="122" w:author="David Jackson-Perry" w:date="2026-07-11T08:40:00Z">
                <w:rPr>
                  <w:rFonts w:ascii="Candara" w:eastAsia="Candara" w:hAnsi="Candara" w:cs="Candara"/>
                  <w:color w:val="000000"/>
                  <w:sz w:val="20"/>
                  <w:szCs w:val="20"/>
                </w:rPr>
              </w:rPrChange>
            </w:rPr>
          </w:pPr>
          <w:sdt>
            <w:sdtPr>
              <w:tag w:val="goog_rdk_91"/>
              <w:id w:val="650102220"/>
            </w:sdtPr>
            <w:sdtContent>
              <w:sdt>
                <w:sdtPr>
                  <w:tag w:val="goog_rdk_92"/>
                  <w:id w:val="1596051773"/>
                </w:sdtPr>
                <w:sdtContent>
                  <w:commentRangeStart w:id="123"/>
                </w:sdtContent>
              </w:sdt>
              <w:commentRangeEnd w:id="123"/>
              <w:ins w:id="124" w:author="David Jackson-Perry" w:date="2026-07-11T08:40:00Z">
                <w:r>
                  <w:rPr>
                    <w:rStyle w:val="CommentReference"/>
                    <w:sz w:val="21"/>
                    <w:szCs w:val="21"/>
                  </w:rPr>
                  <w:commentReference w:id="123"/>
                </w:r>
              </w:ins>
              <w:customXmlInsRangeStart w:id="125" w:author="David Jackson-Perry" w:date="2026-07-11T08:40:00Z"/>
              <w:sdt>
                <w:sdtPr>
                  <w:tag w:val="goog_rdk_93"/>
                  <w:id w:val="-1481856488"/>
                </w:sdtPr>
                <w:sdtContent>
                  <w:customXmlInsRangeEnd w:id="125"/>
                  <w:ins w:id="126" w:author="David Jackson-Perry" w:date="2026-07-11T08:40:00Z">
                    <w:r>
                      <w:rPr>
                        <w:rFonts w:ascii="Candara" w:eastAsia="Candara" w:hAnsi="Candara" w:cs="Candara"/>
                        <w:sz w:val="20"/>
                        <w:szCs w:val="20"/>
                        <w:rPrChange w:id="127" w:author="David Jackson-Perry" w:date="2026-07-11T08:40:00Z">
                          <w:rPr>
                            <w:rFonts w:ascii="Candara" w:eastAsia="Candara" w:hAnsi="Candara" w:cs="Candara"/>
                            <w:color w:val="000000"/>
                            <w:sz w:val="20"/>
                            <w:szCs w:val="20"/>
                          </w:rPr>
                        </w:rPrChange>
                      </w:rPr>
                      <w:t>To carry out ADHD training for all staff in participating centres.</w:t>
                    </w:r>
                  </w:ins>
                  <w:customXmlInsRangeStart w:id="128" w:author="David Jackson-Perry" w:date="2026-07-11T08:40:00Z"/>
                </w:sdtContent>
              </w:sdt>
              <w:customXmlInsRangeEnd w:id="128"/>
            </w:sdtContent>
          </w:sdt>
          <w:sdt>
            <w:sdtPr>
              <w:tag w:val="goog_rdk_94"/>
              <w:id w:val="-762291909"/>
            </w:sdtPr>
            <w:sdtContent/>
          </w:sdt>
        </w:p>
      </w:sdtContent>
    </w:sdt>
    <w:p w14:paraId="00000031" w14:textId="77777777" w:rsidR="00B37951" w:rsidRDefault="00000000">
      <w:pPr>
        <w:numPr>
          <w:ilvl w:val="0"/>
          <w:numId w:val="2"/>
        </w:numPr>
        <w:pBdr>
          <w:top w:val="nil"/>
          <w:left w:val="nil"/>
          <w:bottom w:val="nil"/>
          <w:right w:val="nil"/>
          <w:between w:val="nil"/>
        </w:pBdr>
        <w:spacing w:after="70" w:line="268" w:lineRule="auto"/>
        <w:rPr>
          <w:rFonts w:ascii="Candara" w:eastAsia="Candara" w:hAnsi="Candara" w:cs="Candara"/>
          <w:color w:val="000000"/>
          <w:sz w:val="20"/>
          <w:szCs w:val="20"/>
        </w:rPr>
      </w:pPr>
      <w:sdt>
        <w:sdtPr>
          <w:tag w:val="goog_rdk_97"/>
          <w:id w:val="-1888538895"/>
        </w:sdtPr>
        <w:sdtContent>
          <w:sdt>
            <w:sdtPr>
              <w:tag w:val="goog_rdk_98"/>
              <w:id w:val="1906947262"/>
            </w:sdtPr>
            <w:sdtContent>
              <w:ins w:id="129" w:author="David Jackson-Perry" w:date="2026-07-11T08:45:00Z">
                <w:r>
                  <w:rPr>
                    <w:rFonts w:ascii="Candara" w:eastAsia="Candara" w:hAnsi="Candara" w:cs="Candara"/>
                    <w:sz w:val="20"/>
                    <w:szCs w:val="20"/>
                    <w:rPrChange w:id="130" w:author="David Jackson-Perry" w:date="2026-07-11T08:40:00Z">
                      <w:rPr>
                        <w:rFonts w:ascii="Candara" w:eastAsia="Candara" w:hAnsi="Candara" w:cs="Candara"/>
                        <w:color w:val="000000"/>
                        <w:sz w:val="20"/>
                        <w:szCs w:val="20"/>
                      </w:rPr>
                    </w:rPrChange>
                  </w:rPr>
                  <w:t xml:space="preserve">In the </w:t>
                </w:r>
              </w:ins>
            </w:sdtContent>
          </w:sdt>
        </w:sdtContent>
      </w:sdt>
      <w:sdt>
        <w:sdtPr>
          <w:tag w:val="goog_rdk_99"/>
          <w:id w:val="-661991151"/>
        </w:sdtPr>
        <w:sdtContent>
          <w:del w:id="131" w:author="David Jackson-Perry" w:date="2026-07-11T08:45:00Z">
            <w:r>
              <w:rPr>
                <w:rFonts w:ascii="Candara" w:eastAsia="Candara" w:hAnsi="Candara" w:cs="Candara"/>
                <w:color w:val="000000"/>
                <w:sz w:val="20"/>
                <w:szCs w:val="20"/>
              </w:rPr>
              <w:delText>As a</w:delText>
            </w:r>
          </w:del>
        </w:sdtContent>
      </w:sdt>
      <w:r>
        <w:rPr>
          <w:rFonts w:ascii="Candara" w:eastAsia="Candara" w:hAnsi="Candara" w:cs="Candara"/>
          <w:color w:val="000000"/>
          <w:sz w:val="20"/>
          <w:szCs w:val="20"/>
        </w:rPr>
        <w:t xml:space="preserve"> longer-</w:t>
      </w:r>
      <w:sdt>
        <w:sdtPr>
          <w:tag w:val="goog_rdk_100"/>
          <w:id w:val="-693777875"/>
        </w:sdtPr>
        <w:sdtContent>
          <w:ins w:id="132" w:author="David Jackson-Perry" w:date="2026-07-11T08:45:00Z">
            <w:r>
              <w:rPr>
                <w:rFonts w:ascii="Candara" w:eastAsia="Candara" w:hAnsi="Candara" w:cs="Candara"/>
                <w:color w:val="000000"/>
                <w:sz w:val="20"/>
                <w:szCs w:val="20"/>
              </w:rPr>
              <w:t xml:space="preserve"> </w:t>
            </w:r>
          </w:ins>
        </w:sdtContent>
      </w:sdt>
      <w:r>
        <w:rPr>
          <w:rFonts w:ascii="Candara" w:eastAsia="Candara" w:hAnsi="Candara" w:cs="Candara"/>
          <w:color w:val="000000"/>
          <w:sz w:val="20"/>
          <w:szCs w:val="20"/>
        </w:rPr>
        <w:t>term</w:t>
      </w:r>
      <w:sdt>
        <w:sdtPr>
          <w:tag w:val="goog_rdk_101"/>
          <w:id w:val="1583681807"/>
        </w:sdtPr>
        <w:sdtContent>
          <w:del w:id="133" w:author="David Jackson-Perry" w:date="2026-07-11T08:40:00Z">
            <w:r>
              <w:rPr>
                <w:rFonts w:ascii="Candara" w:eastAsia="Candara" w:hAnsi="Candara" w:cs="Candara"/>
                <w:color w:val="000000"/>
                <w:sz w:val="20"/>
                <w:szCs w:val="20"/>
              </w:rPr>
              <w:delText xml:space="preserve"> </w:delText>
            </w:r>
          </w:del>
        </w:sdtContent>
      </w:sdt>
      <w:sdt>
        <w:sdtPr>
          <w:tag w:val="goog_rdk_102"/>
          <w:id w:val="1909642186"/>
        </w:sdtPr>
        <w:sdtContent>
          <w:customXmlInsRangeStart w:id="134" w:author="David Jackson-Perry" w:date="2026-07-11T08:40:00Z"/>
          <w:sdt>
            <w:sdtPr>
              <w:tag w:val="goog_rdk_103"/>
              <w:id w:val="-502450740"/>
            </w:sdtPr>
            <w:sdtContent>
              <w:customXmlInsRangeEnd w:id="134"/>
              <w:customXmlInsRangeStart w:id="135" w:author="David Jackson-Perry" w:date="2026-07-11T08:40:00Z"/>
            </w:sdtContent>
          </w:sdt>
          <w:customXmlInsRangeEnd w:id="135"/>
          <w:sdt>
            <w:sdtPr>
              <w:tag w:val="goog_rdk_104"/>
              <w:id w:val="-2009303540"/>
            </w:sdtPr>
            <w:sdtContent>
              <w:ins w:id="136" w:author="David Jackson-Perry" w:date="2026-07-11T08:40:00Z">
                <w:del w:id="137" w:author="David Jackson-Perry" w:date="2026-07-11T08:40:00Z">
                  <w:r>
                    <w:rPr>
                      <w:rFonts w:ascii="Candara" w:eastAsia="Candara" w:hAnsi="Candara" w:cs="Candara"/>
                      <w:sz w:val="20"/>
                      <w:szCs w:val="20"/>
                      <w:rPrChange w:id="138" w:author="David Jackson-Perry" w:date="2026-07-11T08:40:00Z">
                        <w:rPr>
                          <w:rFonts w:ascii="Candara" w:eastAsia="Candara" w:hAnsi="Candara" w:cs="Candara"/>
                          <w:color w:val="000000"/>
                          <w:sz w:val="20"/>
                          <w:szCs w:val="20"/>
                        </w:rPr>
                      </w:rPrChange>
                    </w:rPr>
                    <w:delText>objective</w:delText>
                  </w:r>
                </w:del>
              </w:ins>
            </w:sdtContent>
          </w:sdt>
        </w:sdtContent>
      </w:sdt>
      <w:sdt>
        <w:sdtPr>
          <w:tag w:val="goog_rdk_105"/>
          <w:id w:val="2119358209"/>
        </w:sdtPr>
        <w:sdtContent>
          <w:sdt>
            <w:sdtPr>
              <w:tag w:val="goog_rdk_106"/>
              <w:id w:val="277985945"/>
            </w:sdtPr>
            <w:sdtContent>
              <w:del w:id="139" w:author="David Jackson-Perry" w:date="2026-07-11T08:40:00Z">
                <w:r>
                  <w:rPr>
                    <w:rFonts w:ascii="Candara" w:eastAsia="Candara" w:hAnsi="Candara" w:cs="Candara"/>
                    <w:sz w:val="20"/>
                    <w:szCs w:val="20"/>
                    <w:rPrChange w:id="140" w:author="David Jackson-Perry" w:date="2026-07-11T08:40:00Z">
                      <w:rPr>
                        <w:rFonts w:ascii="Candara" w:eastAsia="Candara" w:hAnsi="Candara" w:cs="Candara"/>
                        <w:color w:val="000000"/>
                        <w:sz w:val="20"/>
                        <w:szCs w:val="20"/>
                      </w:rPr>
                    </w:rPrChange>
                  </w:rPr>
                  <w:delText>aim</w:delText>
                </w:r>
              </w:del>
            </w:sdtContent>
          </w:sdt>
        </w:sdtContent>
      </w:sdt>
      <w:r>
        <w:rPr>
          <w:rFonts w:ascii="Candara" w:eastAsia="Candara" w:hAnsi="Candara" w:cs="Candara"/>
          <w:color w:val="000000"/>
          <w:sz w:val="20"/>
          <w:szCs w:val="20"/>
        </w:rPr>
        <w:t>, to assess after approximately five years, using cohort data, whether participants with ADHD traits subsequently received a formal diagnosis.</w:t>
      </w:r>
    </w:p>
    <w:p w14:paraId="00000032" w14:textId="77777777" w:rsidR="00B37951" w:rsidRDefault="00000000">
      <w:pPr>
        <w:pStyle w:val="Heading1"/>
        <w:spacing w:before="260" w:after="120"/>
        <w:rPr>
          <w:rFonts w:ascii="Candara" w:eastAsia="Candara" w:hAnsi="Candara" w:cs="Candara"/>
          <w:color w:val="000000"/>
        </w:rPr>
      </w:pPr>
      <w:r>
        <w:rPr>
          <w:rFonts w:ascii="Candara" w:eastAsia="Candara" w:hAnsi="Candara" w:cs="Candara"/>
          <w:b/>
          <w:bCs/>
          <w:color w:val="000000"/>
          <w:sz w:val="24"/>
          <w:szCs w:val="24"/>
        </w:rPr>
        <w:t>METHODS AND ANALYSIS</w:t>
      </w:r>
    </w:p>
    <w:p w14:paraId="00000033" w14:textId="77777777" w:rsidR="00B37951" w:rsidRDefault="00000000">
      <w:pPr>
        <w:rPr>
          <w:rFonts w:ascii="Candara" w:eastAsia="Candara" w:hAnsi="Candara" w:cs="Candara"/>
          <w:sz w:val="20"/>
          <w:szCs w:val="20"/>
          <w:highlight w:val="yellow"/>
        </w:rPr>
      </w:pPr>
      <w:r>
        <w:rPr>
          <w:rFonts w:ascii="Candara" w:eastAsia="Candara" w:hAnsi="Candara" w:cs="Candara"/>
          <w:sz w:val="20"/>
          <w:szCs w:val="20"/>
          <w:highlight w:val="yellow"/>
        </w:rPr>
        <w:t>[Should we add a figure or/and table? E.g.:</w:t>
      </w:r>
    </w:p>
    <w:p w14:paraId="00000034" w14:textId="77777777" w:rsidR="00B37951" w:rsidRDefault="00000000">
      <w:pPr>
        <w:numPr>
          <w:ilvl w:val="0"/>
          <w:numId w:val="4"/>
        </w:numPr>
        <w:pBdr>
          <w:top w:val="nil"/>
          <w:left w:val="nil"/>
          <w:bottom w:val="nil"/>
          <w:right w:val="nil"/>
          <w:between w:val="nil"/>
        </w:pBdr>
        <w:rPr>
          <w:rFonts w:ascii="Candara" w:eastAsia="Candara" w:hAnsi="Candara" w:cs="Candara"/>
          <w:color w:val="000000"/>
          <w:sz w:val="20"/>
          <w:szCs w:val="20"/>
          <w:highlight w:val="yellow"/>
        </w:rPr>
      </w:pPr>
      <w:r>
        <w:rPr>
          <w:rFonts w:ascii="Candara" w:eastAsia="Candara" w:hAnsi="Candara" w:cs="Candara"/>
          <w:color w:val="000000"/>
          <w:sz w:val="20"/>
          <w:szCs w:val="20"/>
          <w:highlight w:val="yellow"/>
        </w:rPr>
        <w:t>Figure: Study flow diagram</w:t>
      </w:r>
    </w:p>
    <w:p w14:paraId="00000035" w14:textId="77777777" w:rsidR="00B37951" w:rsidRDefault="00000000">
      <w:pPr>
        <w:numPr>
          <w:ilvl w:val="0"/>
          <w:numId w:val="4"/>
        </w:numPr>
        <w:pBdr>
          <w:top w:val="nil"/>
          <w:left w:val="nil"/>
          <w:bottom w:val="nil"/>
          <w:right w:val="nil"/>
          <w:between w:val="nil"/>
        </w:pBdr>
        <w:rPr>
          <w:rFonts w:ascii="Candara" w:eastAsia="Candara" w:hAnsi="Candara" w:cs="Candara"/>
          <w:color w:val="000000"/>
          <w:sz w:val="20"/>
          <w:szCs w:val="20"/>
          <w:highlight w:val="yellow"/>
        </w:rPr>
      </w:pPr>
      <w:r>
        <w:rPr>
          <w:rFonts w:ascii="Candara" w:eastAsia="Candara" w:hAnsi="Candara" w:cs="Candara"/>
          <w:color w:val="000000"/>
          <w:sz w:val="20"/>
          <w:szCs w:val="20"/>
          <w:highlight w:val="yellow"/>
        </w:rPr>
        <w:t xml:space="preserve">Table: </w:t>
      </w:r>
      <w:r>
        <w:rPr>
          <w:rFonts w:ascii="Candara" w:eastAsia="Candara" w:hAnsi="Candara" w:cs="Candara"/>
          <w:sz w:val="20"/>
          <w:szCs w:val="20"/>
          <w:highlight w:val="yellow"/>
        </w:rPr>
        <w:t>ASRS-5</w:t>
      </w:r>
    </w:p>
    <w:p w14:paraId="00000036" w14:textId="77777777" w:rsidR="00B37951" w:rsidRDefault="00000000">
      <w:pPr>
        <w:pStyle w:val="Heading2"/>
        <w:spacing w:before="180" w:after="80"/>
        <w:rPr>
          <w:rFonts w:ascii="Candara" w:eastAsia="Candara" w:hAnsi="Candara" w:cs="Candara"/>
          <w:color w:val="000000"/>
        </w:rPr>
      </w:pPr>
      <w:sdt>
        <w:sdtPr>
          <w:tag w:val="goog_rdk_107"/>
          <w:id w:val="1213628958"/>
        </w:sdtPr>
        <w:sdtContent>
          <w:commentRangeStart w:id="141"/>
        </w:sdtContent>
      </w:sdt>
      <w:r>
        <w:rPr>
          <w:rFonts w:ascii="Candara" w:eastAsia="Candara" w:hAnsi="Candara" w:cs="Candara"/>
          <w:b/>
          <w:bCs/>
          <w:color w:val="000000"/>
          <w:sz w:val="22"/>
          <w:szCs w:val="22"/>
        </w:rPr>
        <w:t>Study design</w:t>
      </w:r>
      <w:commentRangeEnd w:id="141"/>
      <w:r>
        <w:rPr>
          <w:rStyle w:val="CommentReference"/>
          <w:rFonts w:ascii="Candara" w:eastAsia="Candara" w:hAnsi="Candara" w:cs="Candara"/>
          <w:color w:val="000000"/>
          <w:sz w:val="26"/>
          <w:szCs w:val="26"/>
        </w:rPr>
        <w:commentReference w:id="141"/>
      </w:r>
    </w:p>
    <w:p w14:paraId="00000037"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 xml:space="preserve">This is a multicentre  cross-sectional survey nested within two established Swiss cohorts, </w:t>
      </w:r>
      <w:sdt>
        <w:sdtPr>
          <w:tag w:val="goog_rdk_108"/>
          <w:id w:val="-2040496688"/>
        </w:sdtPr>
        <w:sdtContent>
          <w:commentRangeStart w:id="142"/>
        </w:sdtContent>
      </w:sdt>
      <w:sdt>
        <w:sdtPr>
          <w:tag w:val="goog_rdk_109"/>
          <w:id w:val="-1296950914"/>
        </w:sdtPr>
        <w:sdtContent>
          <w:commentRangeStart w:id="143"/>
        </w:sdtContent>
      </w:sdt>
      <w:r>
        <w:rPr>
          <w:rFonts w:ascii="Candara" w:eastAsia="Candara" w:hAnsi="Candara" w:cs="Candara"/>
          <w:sz w:val="20"/>
          <w:szCs w:val="20"/>
        </w:rPr>
        <w:t>the SHCS</w:t>
      </w:r>
      <w:r>
        <w:rPr>
          <w:rFonts w:ascii="Candara" w:eastAsia="Candara" w:hAnsi="Candara" w:cs="Candara"/>
          <w:sz w:val="20"/>
          <w:szCs w:val="20"/>
          <w:vertAlign w:val="superscript"/>
        </w:rPr>
        <w:t>14</w:t>
      </w:r>
      <w:r>
        <w:rPr>
          <w:rFonts w:ascii="Candara" w:eastAsia="Candara" w:hAnsi="Candara" w:cs="Candara"/>
          <w:sz w:val="20"/>
          <w:szCs w:val="20"/>
        </w:rPr>
        <w:t xml:space="preserve"> and SwissPrEPared</w:t>
      </w:r>
      <w:commentRangeEnd w:id="142"/>
      <w:r>
        <w:rPr>
          <w:rStyle w:val="CommentReference"/>
          <w:rFonts w:ascii="Candara" w:eastAsia="Candara" w:hAnsi="Candara" w:cs="Candara"/>
          <w:sz w:val="20"/>
          <w:szCs w:val="20"/>
        </w:rPr>
        <w:commentReference w:id="142"/>
      </w:r>
      <w:commentRangeEnd w:id="143"/>
      <w:r>
        <w:rPr>
          <w:rStyle w:val="CommentReference"/>
          <w:rFonts w:ascii="Candara" w:eastAsia="Candara" w:hAnsi="Candara" w:cs="Candara"/>
          <w:sz w:val="20"/>
          <w:szCs w:val="20"/>
        </w:rPr>
        <w:commentReference w:id="143"/>
      </w:r>
      <w:r>
        <w:rPr>
          <w:rFonts w:ascii="Candara" w:eastAsia="Candara" w:hAnsi="Candara" w:cs="Candara"/>
          <w:sz w:val="20"/>
          <w:szCs w:val="20"/>
        </w:rPr>
        <w:t>, with recruitment of individual participants over a 12-month period. The design draws on and adapts a recent similar screening study for autistic traits in People living with HIV and PrEP users in Belgian sexual health clinics.</w:t>
      </w:r>
      <w:r>
        <w:rPr>
          <w:rFonts w:ascii="Candara" w:eastAsia="Candara" w:hAnsi="Candara" w:cs="Candara"/>
          <w:sz w:val="20"/>
          <w:szCs w:val="20"/>
          <w:vertAlign w:val="superscript"/>
        </w:rPr>
        <w:t>15</w:t>
      </w:r>
      <w:r>
        <w:rPr>
          <w:rFonts w:ascii="Candara" w:eastAsia="Candara" w:hAnsi="Candara" w:cs="Candara"/>
          <w:sz w:val="20"/>
          <w:szCs w:val="20"/>
        </w:rPr>
        <w:t xml:space="preserve"> Anticipated recruitment begins in November 2026.</w:t>
      </w:r>
    </w:p>
    <w:p w14:paraId="00000038"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Study sites</w:t>
      </w:r>
    </w:p>
    <w:p w14:paraId="00000039"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The study will be conducted at three sites that participate in both cohorts: Checkpoint Zurich, University Hospital Lausanne (CHUV) and University Hospital Zurich (USZ). These sites were selected because they can ensure referral and follow-up for participants who screen positive, are large enough to reach the target sample size, and offer some regional diversity (German and French part of Switzerland).</w:t>
      </w:r>
    </w:p>
    <w:p w14:paraId="0000003A"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Participants</w:t>
      </w:r>
    </w:p>
    <w:p w14:paraId="0000003B"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Eligible participants are adults enrolled in the SHCS or SwissPrEPared who are able to read and understand the language in which the questionnaire is administered.</w:t>
      </w:r>
    </w:p>
    <w:p w14:paraId="0000003C"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Patient and public involvement and engagement</w:t>
      </w:r>
    </w:p>
    <w:p w14:paraId="0000003D"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 xml:space="preserve">This project is community-driven, and the research team includes members in project lead positions with experiential knowledge relevant to the research questions. This has shaped the choice of </w:t>
      </w:r>
      <w:sdt>
        <w:sdtPr>
          <w:tag w:val="goog_rdk_110"/>
          <w:id w:val="317166375"/>
        </w:sdtPr>
        <w:sdtContent>
          <w:ins w:id="144" w:author="David Jackson-Perry" w:date="2026-07-11T10:44:00Z">
            <w:r>
              <w:rPr>
                <w:rFonts w:ascii="Candara" w:eastAsia="Candara" w:hAnsi="Candara" w:cs="Candara"/>
                <w:sz w:val="20"/>
                <w:szCs w:val="20"/>
              </w:rPr>
              <w:t xml:space="preserve">a neurodiversity-informed framework, and </w:t>
            </w:r>
          </w:ins>
        </w:sdtContent>
      </w:sdt>
      <w:r>
        <w:rPr>
          <w:rFonts w:ascii="Candara" w:eastAsia="Candara" w:hAnsi="Candara" w:cs="Candara"/>
          <w:sz w:val="20"/>
          <w:szCs w:val="20"/>
        </w:rPr>
        <w:t>methods that better accommodate ADHD- and HIV-related characteristics that might otherwise affect data collection. In addition, study tools and publications will be reviewed by two external non-academic community members (one PrEP user, one person living with HIV) as well as by routine cohort physicians for relevance and clarity. Involvement and engagement will be reported using the GRIPP2 checklist</w:t>
      </w:r>
      <w:r>
        <w:rPr>
          <w:rFonts w:ascii="Candara" w:eastAsia="Candara" w:hAnsi="Candara" w:cs="Candara"/>
          <w:sz w:val="20"/>
          <w:szCs w:val="20"/>
          <w:vertAlign w:val="superscript"/>
        </w:rPr>
        <w:t>16</w:t>
      </w:r>
      <w:r>
        <w:rPr>
          <w:rFonts w:ascii="Candara" w:eastAsia="Candara" w:hAnsi="Candara" w:cs="Candara"/>
          <w:sz w:val="20"/>
          <w:szCs w:val="20"/>
        </w:rPr>
        <w:t xml:space="preserve">. Results will be made available as lay summaries through community channels, on the SHCS,SwissPrEPared, and study websites and feature in an </w:t>
      </w:r>
      <w:sdt>
        <w:sdtPr>
          <w:tag w:val="goog_rdk_111"/>
          <w:id w:val="1183872142"/>
        </w:sdtPr>
        <w:sdtContent>
          <w:commentRangeStart w:id="145"/>
        </w:sdtContent>
      </w:sdt>
      <w:r>
        <w:rPr>
          <w:rFonts w:ascii="Candara" w:eastAsia="Candara" w:hAnsi="Candara" w:cs="Candara"/>
          <w:sz w:val="20"/>
          <w:szCs w:val="20"/>
        </w:rPr>
        <w:t>SHCS podcast</w:t>
      </w:r>
      <w:commentRangeEnd w:id="145"/>
      <w:r>
        <w:rPr>
          <w:rStyle w:val="CommentReference"/>
          <w:rFonts w:ascii="Candara" w:eastAsia="Candara" w:hAnsi="Candara" w:cs="Candara"/>
          <w:sz w:val="20"/>
          <w:szCs w:val="20"/>
        </w:rPr>
        <w:commentReference w:id="145"/>
      </w:r>
      <w:r>
        <w:rPr>
          <w:rFonts w:ascii="Candara" w:eastAsia="Candara" w:hAnsi="Candara" w:cs="Candara"/>
          <w:sz w:val="20"/>
          <w:szCs w:val="20"/>
        </w:rPr>
        <w:t>.</w:t>
      </w:r>
    </w:p>
    <w:p w14:paraId="0000003E"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Sampling and procedure</w:t>
      </w:r>
    </w:p>
    <w:p w14:paraId="0000003F"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All participants attending a routine visit during the 12-month study recruitment period will be invited to take part. The SHCS conducts biannual visits and SwissPrEPared offers visits every three to six months, hence, a 12-month window should capture at least one visit per active participant at each site. Offering the survey systematically to all attendees, embedded in the routine visit, should yield a more unbiased sampling approach.</w:t>
      </w:r>
    </w:p>
    <w:p w14:paraId="00000040"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 xml:space="preserve">In the SHCS, the questionnaire will be administered by the treating physician at the end of the routine consultation and entered directly into the cohort data collection system (linked to the participant’s SHCS identifier). In SwissPrEPared, the questionnaire will be self-administered before the visit through the smartphone-based cohort application, with possibility to fill it in during the visit for participants who prefer. These procedures represent the routine data collection process in each cohort and thus presents the most optimal embedded study procedure to avoid additional burden on both the provider and participant side. In </w:t>
      </w:r>
      <w:r>
        <w:rPr>
          <w:rFonts w:ascii="Candara" w:eastAsia="Candara" w:hAnsi="Candara" w:cs="Candara"/>
          <w:sz w:val="20"/>
          <w:szCs w:val="20"/>
        </w:rPr>
        <w:lastRenderedPageBreak/>
        <w:t>both cohorts a printed information leaflet will be provided. Site staff and the leaflet make clear that participation is useful even for people who are confident they do not have ADHD traits, and that a screening result does not equal a diagnosis. Participants who screen positive (score ≥ 14) and express interest in follow-up will receive a timely referral (see below). Participation is voluntary and anonymous, and the questionnaire takes approximately 5-10 minutes.</w:t>
      </w:r>
    </w:p>
    <w:p w14:paraId="00000041"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Measures</w:t>
      </w:r>
    </w:p>
    <w:p w14:paraId="00000042" w14:textId="77777777" w:rsidR="00B37951" w:rsidRDefault="00000000">
      <w:pPr>
        <w:pStyle w:val="Heading3"/>
        <w:spacing w:before="140" w:after="60"/>
        <w:rPr>
          <w:rFonts w:ascii="Candara" w:eastAsia="Candara" w:hAnsi="Candara" w:cs="Candara"/>
          <w:color w:val="000000"/>
        </w:rPr>
      </w:pPr>
      <w:r>
        <w:rPr>
          <w:rFonts w:ascii="Candara" w:eastAsia="Candara" w:hAnsi="Candara" w:cs="Candara"/>
          <w:b/>
          <w:bCs/>
          <w:i/>
          <w:iCs/>
          <w:color w:val="000000"/>
          <w:sz w:val="21"/>
          <w:szCs w:val="21"/>
        </w:rPr>
        <w:t>ADHD screening tool: Adult ADHD Self-Report Scale Screener (ASRS-5)</w:t>
      </w:r>
    </w:p>
    <w:p w14:paraId="00000043"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The ASRS-5 is a widely-used instrument developed by the World Health Organization and the US National Institute of Mental Health to identify traits consistent with adult ADHD.</w:t>
      </w:r>
      <w:r>
        <w:rPr>
          <w:rFonts w:ascii="Candara" w:eastAsia="Candara" w:hAnsi="Candara" w:cs="Candara"/>
          <w:sz w:val="20"/>
          <w:szCs w:val="20"/>
          <w:vertAlign w:val="superscript"/>
        </w:rPr>
        <w:t>17,18</w:t>
      </w:r>
      <w:r>
        <w:rPr>
          <w:rFonts w:ascii="Candara" w:eastAsia="Candara" w:hAnsi="Candara" w:cs="Candara"/>
          <w:sz w:val="20"/>
          <w:szCs w:val="20"/>
        </w:rPr>
        <w:t xml:space="preserve"> It comprises six items (Part A) drawn from the full 18-item ASRS and is aligned with DSM-5 criteria. The items span inattention (item 1), hyperactivity/impulsivity (items 2-4) and executive dysfunction (items 5-6), each rated on a five-point Likert scale referring to traits over the past six months. Items are weighted, and a total score of 14 or higher indicates a positive screen. Against structured clinical interview standards, the ASRS-5 version has reported sensitivity of 91.4%, specificity of 96.0%, an area under the curve of 0.94 and a positive predictive value of 67.3%.</w:t>
      </w:r>
      <w:r>
        <w:rPr>
          <w:rFonts w:ascii="Candara" w:eastAsia="Candara" w:hAnsi="Candara" w:cs="Candara"/>
          <w:sz w:val="20"/>
          <w:szCs w:val="20"/>
          <w:vertAlign w:val="superscript"/>
        </w:rPr>
        <w:t>18,19</w:t>
      </w:r>
      <w:r>
        <w:rPr>
          <w:rFonts w:ascii="Candara" w:eastAsia="Candara" w:hAnsi="Candara" w:cs="Candara"/>
          <w:sz w:val="20"/>
          <w:szCs w:val="20"/>
        </w:rPr>
        <w:t xml:space="preserve"> The instrument identifies traits and does not establish a </w:t>
      </w:r>
      <w:sdt>
        <w:sdtPr>
          <w:tag w:val="goog_rdk_112"/>
          <w:id w:val="1703723635"/>
        </w:sdtPr>
        <w:sdtContent>
          <w:commentRangeStart w:id="146"/>
        </w:sdtContent>
      </w:sdt>
      <w:sdt>
        <w:sdtPr>
          <w:tag w:val="goog_rdk_113"/>
          <w:id w:val="-1518336242"/>
        </w:sdtPr>
        <w:sdtContent>
          <w:commentRangeStart w:id="147"/>
        </w:sdtContent>
      </w:sdt>
      <w:r>
        <w:rPr>
          <w:rFonts w:ascii="Candara" w:eastAsia="Candara" w:hAnsi="Candara" w:cs="Candara"/>
          <w:sz w:val="20"/>
          <w:szCs w:val="20"/>
        </w:rPr>
        <w:t>diagnosis</w:t>
      </w:r>
      <w:commentRangeEnd w:id="146"/>
      <w:r>
        <w:rPr>
          <w:rStyle w:val="CommentReference"/>
          <w:rFonts w:ascii="Candara" w:eastAsia="Candara" w:hAnsi="Candara" w:cs="Candara"/>
          <w:sz w:val="20"/>
          <w:szCs w:val="20"/>
        </w:rPr>
        <w:commentReference w:id="146"/>
      </w:r>
      <w:commentRangeEnd w:id="147"/>
      <w:r>
        <w:rPr>
          <w:rStyle w:val="CommentReference"/>
          <w:rFonts w:ascii="Candara" w:eastAsia="Candara" w:hAnsi="Candara" w:cs="Candara"/>
          <w:sz w:val="20"/>
          <w:szCs w:val="20"/>
        </w:rPr>
        <w:commentReference w:id="147"/>
      </w:r>
      <w:r>
        <w:rPr>
          <w:rFonts w:ascii="Candara" w:eastAsia="Candara" w:hAnsi="Candara" w:cs="Candara"/>
          <w:sz w:val="20"/>
          <w:szCs w:val="20"/>
        </w:rPr>
        <w:t xml:space="preserve">. </w:t>
      </w:r>
    </w:p>
    <w:p w14:paraId="00000044" w14:textId="77777777" w:rsidR="00B37951" w:rsidRDefault="00000000">
      <w:pPr>
        <w:pStyle w:val="Heading3"/>
        <w:spacing w:before="140" w:after="60"/>
        <w:rPr>
          <w:rFonts w:ascii="Candara" w:eastAsia="Candara" w:hAnsi="Candara" w:cs="Candara"/>
          <w:color w:val="000000"/>
        </w:rPr>
      </w:pPr>
      <w:r>
        <w:rPr>
          <w:rFonts w:ascii="Candara" w:eastAsia="Candara" w:hAnsi="Candara" w:cs="Candara"/>
          <w:b/>
          <w:bCs/>
          <w:i/>
          <w:iCs/>
          <w:color w:val="000000"/>
          <w:sz w:val="21"/>
          <w:szCs w:val="21"/>
        </w:rPr>
        <w:t>Additional questions and linked cohort data</w:t>
      </w:r>
    </w:p>
    <w:p w14:paraId="00000045"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 xml:space="preserve">Alongside the ASRS-5, three further questions capture (i) whether the assessed traits began in childhood, (ii) any previously established ADHD diagnosis, and (iii) whether the participant wishes to learn their score and, in the case of a high score, be referred for follow-up. Screening responses will be linked to routinely collected cohort data, including sociodemographic variables (age, education, employment, co-occurring conditions, sex assigned at birth, gender identity and sexual orientation), substance use, sexual behaviour and STIs, mental health indicators, and treatment, adherence and viral-load data. Because some variables are recorded differently across the two cohorts, an overview of variables and their cross-cohort comparability is </w:t>
      </w:r>
      <w:r>
        <w:rPr>
          <w:rFonts w:ascii="Candara" w:eastAsia="Candara" w:hAnsi="Candara" w:cs="Candara"/>
          <w:sz w:val="20"/>
          <w:szCs w:val="20"/>
          <w:highlight w:val="yellow"/>
        </w:rPr>
        <w:t>provided in the appendix (</w:t>
      </w:r>
      <w:sdt>
        <w:sdtPr>
          <w:tag w:val="goog_rdk_114"/>
          <w:id w:val="1194460483"/>
        </w:sdtPr>
        <w:sdtContent>
          <w:commentRangeStart w:id="148"/>
        </w:sdtContent>
      </w:sdt>
      <w:r>
        <w:rPr>
          <w:rFonts w:ascii="Candara" w:eastAsia="Candara" w:hAnsi="Candara" w:cs="Candara"/>
          <w:sz w:val="20"/>
          <w:szCs w:val="20"/>
          <w:highlight w:val="yellow"/>
        </w:rPr>
        <w:t>Table S1</w:t>
      </w:r>
      <w:commentRangeEnd w:id="148"/>
      <w:r>
        <w:rPr>
          <w:rStyle w:val="CommentReference"/>
          <w:rFonts w:ascii="Candara" w:eastAsia="Candara" w:hAnsi="Candara" w:cs="Candara"/>
          <w:sz w:val="20"/>
          <w:szCs w:val="20"/>
        </w:rPr>
        <w:commentReference w:id="148"/>
      </w:r>
      <w:r>
        <w:rPr>
          <w:rFonts w:ascii="Candara" w:eastAsia="Candara" w:hAnsi="Candara" w:cs="Candara"/>
          <w:sz w:val="20"/>
          <w:szCs w:val="20"/>
        </w:rPr>
        <w:t>), and this informs which analyses are conducted jointly versus within cohorts. A short pilot will test the questionnaire with five SHCS and five SwissPrEPared providers and participants before the recruitment starts.</w:t>
      </w:r>
    </w:p>
    <w:p w14:paraId="00000046"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Referral pathway and site training</w:t>
      </w:r>
    </w:p>
    <w:p w14:paraId="00000047" w14:textId="77777777" w:rsidR="00B37951" w:rsidRDefault="00000000">
      <w:pPr>
        <w:spacing w:after="140" w:line="276" w:lineRule="auto"/>
        <w:jc w:val="both"/>
        <w:rPr>
          <w:rFonts w:ascii="Candara" w:eastAsia="Candara" w:hAnsi="Candara" w:cs="Candara"/>
          <w:sz w:val="20"/>
          <w:szCs w:val="20"/>
          <w:highlight w:val="yellow"/>
        </w:rPr>
      </w:pPr>
      <w:r>
        <w:rPr>
          <w:rFonts w:ascii="Candara" w:eastAsia="Candara" w:hAnsi="Candara" w:cs="Candara"/>
          <w:sz w:val="20"/>
          <w:szCs w:val="20"/>
        </w:rPr>
        <w:t xml:space="preserve">Every participant </w:t>
      </w:r>
      <w:sdt>
        <w:sdtPr>
          <w:tag w:val="goog_rdk_115"/>
          <w:id w:val="1095011049"/>
        </w:sdtPr>
        <w:sdtContent>
          <w:commentRangeStart w:id="149"/>
        </w:sdtContent>
      </w:sdt>
      <w:r>
        <w:rPr>
          <w:rFonts w:ascii="Candara" w:eastAsia="Candara" w:hAnsi="Candara" w:cs="Candara"/>
          <w:sz w:val="20"/>
          <w:szCs w:val="20"/>
        </w:rPr>
        <w:t>with a positive screen</w:t>
      </w:r>
      <w:commentRangeEnd w:id="149"/>
      <w:r>
        <w:rPr>
          <w:rStyle w:val="CommentReference"/>
          <w:rFonts w:ascii="Candara" w:eastAsia="Candara" w:hAnsi="Candara" w:cs="Candara"/>
          <w:sz w:val="20"/>
          <w:szCs w:val="20"/>
        </w:rPr>
        <w:commentReference w:id="149"/>
      </w:r>
      <w:r>
        <w:rPr>
          <w:rFonts w:ascii="Candara" w:eastAsia="Candara" w:hAnsi="Candara" w:cs="Candara"/>
          <w:sz w:val="20"/>
          <w:szCs w:val="20"/>
        </w:rPr>
        <w:t xml:space="preserve"> who wishes</w:t>
      </w:r>
      <w:sdt>
        <w:sdtPr>
          <w:tag w:val="goog_rdk_116"/>
          <w:id w:val="-512252492"/>
        </w:sdtPr>
        <w:sdtContent>
          <w:commentRangeStart w:id="150"/>
        </w:sdtContent>
      </w:sdt>
      <w:r>
        <w:rPr>
          <w:rFonts w:ascii="Candara" w:eastAsia="Candara" w:hAnsi="Candara" w:cs="Candara"/>
          <w:sz w:val="20"/>
          <w:szCs w:val="20"/>
        </w:rPr>
        <w:t xml:space="preserve"> follow-up </w:t>
      </w:r>
      <w:commentRangeEnd w:id="150"/>
      <w:r>
        <w:rPr>
          <w:rStyle w:val="CommentReference"/>
          <w:rFonts w:ascii="Candara" w:eastAsia="Candara" w:hAnsi="Candara" w:cs="Candara"/>
          <w:sz w:val="20"/>
          <w:szCs w:val="20"/>
        </w:rPr>
        <w:commentReference w:id="150"/>
      </w:r>
      <w:r>
        <w:rPr>
          <w:rFonts w:ascii="Candara" w:eastAsia="Candara" w:hAnsi="Candara" w:cs="Candara"/>
          <w:sz w:val="20"/>
          <w:szCs w:val="20"/>
        </w:rPr>
        <w:t xml:space="preserve">will be offered a consultation with a psychiatrist or psychologist experienced in ADHD, to discuss the implications of their screening score, and provide advice and linkage to a diagnostic pathway if requested. This consultation is billable through mandatory health insurance. Checkpoint Zurich has an established internal triage and counselling pathway, while CHUV and USZ participants will be offered an equivalent service through independent ADHD specialists. </w:t>
      </w:r>
      <w:r>
        <w:rPr>
          <w:rFonts w:ascii="Candara" w:eastAsia="Candara" w:hAnsi="Candara" w:cs="Candara"/>
          <w:sz w:val="20"/>
          <w:szCs w:val="20"/>
          <w:highlight w:val="yellow"/>
        </w:rPr>
        <w:t>Both to prepare participating sites for the study and to respond to our aim to raise awareness about ADHD among healthcare professionals, each site will receive training which, beyond covering the study rationale and design, the questionnaire, and the referral pathway, will provide an overview of ADHD and its implications.</w:t>
      </w:r>
    </w:p>
    <w:p w14:paraId="00000048"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Sample size</w:t>
      </w:r>
    </w:p>
    <w:p w14:paraId="00000049"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The sample size is based on estimating a proportion with specified precision, using n = Z</w:t>
      </w:r>
      <w:r>
        <w:rPr>
          <w:rFonts w:ascii="Candara" w:eastAsia="Candara" w:hAnsi="Candara" w:cs="Candara"/>
          <w:sz w:val="20"/>
          <w:szCs w:val="20"/>
          <w:vertAlign w:val="superscript"/>
        </w:rPr>
        <w:t>2</w:t>
      </w:r>
      <w:r>
        <w:rPr>
          <w:rFonts w:ascii="Candara" w:eastAsia="Candara" w:hAnsi="Candara" w:cs="Candara"/>
          <w:sz w:val="20"/>
          <w:szCs w:val="20"/>
        </w:rPr>
        <w:t xml:space="preserve"> x p(1−p) / d</w:t>
      </w:r>
      <w:r>
        <w:rPr>
          <w:rFonts w:ascii="Candara" w:eastAsia="Candara" w:hAnsi="Candara" w:cs="Candara"/>
          <w:sz w:val="20"/>
          <w:szCs w:val="20"/>
          <w:vertAlign w:val="superscript"/>
        </w:rPr>
        <w:t>2</w:t>
      </w:r>
      <w:r>
        <w:rPr>
          <w:rFonts w:ascii="Candara" w:eastAsia="Candara" w:hAnsi="Candara" w:cs="Candara"/>
          <w:sz w:val="20"/>
          <w:szCs w:val="20"/>
        </w:rPr>
        <w:t>, with Z = 1.96 (95% confidence) and a margin of error d of ±0.03.</w:t>
      </w:r>
      <w:r>
        <w:rPr>
          <w:rFonts w:ascii="Candara" w:eastAsia="Candara" w:hAnsi="Candara" w:cs="Candara"/>
          <w:sz w:val="20"/>
          <w:szCs w:val="20"/>
          <w:vertAlign w:val="superscript"/>
        </w:rPr>
        <w:t>20</w:t>
      </w:r>
      <w:r>
        <w:rPr>
          <w:rFonts w:ascii="Candara" w:eastAsia="Candara" w:hAnsi="Candara" w:cs="Candara"/>
          <w:sz w:val="20"/>
          <w:szCs w:val="20"/>
        </w:rPr>
        <w:t xml:space="preserve"> For the SHCS, an expected ADHD-trait prevalence of 20-25%, informed by the two small prior HIV studies,</w:t>
      </w:r>
      <w:r>
        <w:rPr>
          <w:rFonts w:ascii="Candara" w:eastAsia="Candara" w:hAnsi="Candara" w:cs="Candara"/>
          <w:sz w:val="20"/>
          <w:szCs w:val="20"/>
          <w:vertAlign w:val="superscript"/>
        </w:rPr>
        <w:t>12,13</w:t>
      </w:r>
      <w:r>
        <w:rPr>
          <w:rFonts w:ascii="Candara" w:eastAsia="Candara" w:hAnsi="Candara" w:cs="Candara"/>
          <w:sz w:val="20"/>
          <w:szCs w:val="20"/>
        </w:rPr>
        <w:t xml:space="preserve"> yields a target of 800 participants. For SwissPrEPared, where no prevalence data exist, we anchor on UK Adult Psychiatric Morbidity Survey data (2023/24), in which 13.9% of adults screened positive on the ASRS-5,</w:t>
      </w:r>
      <w:r>
        <w:rPr>
          <w:rFonts w:ascii="Candara" w:eastAsia="Candara" w:hAnsi="Candara" w:cs="Candara"/>
          <w:sz w:val="20"/>
          <w:szCs w:val="20"/>
          <w:vertAlign w:val="superscript"/>
        </w:rPr>
        <w:t>21</w:t>
      </w:r>
      <w:r>
        <w:rPr>
          <w:rFonts w:ascii="Candara" w:eastAsia="Candara" w:hAnsi="Candara" w:cs="Candara"/>
          <w:sz w:val="20"/>
          <w:szCs w:val="20"/>
        </w:rPr>
        <w:t xml:space="preserve"> and conservatively assume an elevated prevalence of 20-25%, yielding the same target of 800 participants as across the SHCS. Larger samples would increase precision for the secondary objectives, hence, additional participating sites may be added or individual participants increased in case of fast recruitment.</w:t>
      </w:r>
    </w:p>
    <w:p w14:paraId="0000004A"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lastRenderedPageBreak/>
        <w:t>Data management</w:t>
      </w:r>
    </w:p>
    <w:p w14:paraId="0000004B"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Data are entered into the routine data collection systems of each cohort. Regular data checks will be conducted across both data centres, and a dashboard will monitor recruitment. Data handling will comply with SHCS and SwissPrEPared governance policies.</w:t>
      </w:r>
    </w:p>
    <w:p w14:paraId="0000004C" w14:textId="77777777" w:rsidR="00B37951" w:rsidRDefault="00000000">
      <w:pPr>
        <w:pStyle w:val="Heading2"/>
        <w:spacing w:before="180" w:after="80"/>
        <w:rPr>
          <w:rFonts w:ascii="Candara" w:eastAsia="Candara" w:hAnsi="Candara" w:cs="Candara"/>
          <w:color w:val="000000"/>
        </w:rPr>
      </w:pPr>
      <w:r>
        <w:rPr>
          <w:rFonts w:ascii="Candara" w:eastAsia="Candara" w:hAnsi="Candara" w:cs="Candara"/>
          <w:b/>
          <w:bCs/>
          <w:color w:val="000000"/>
          <w:sz w:val="22"/>
          <w:szCs w:val="22"/>
        </w:rPr>
        <w:t>Statistical analysis</w:t>
      </w:r>
    </w:p>
    <w:p w14:paraId="0000004D"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Analyses will be primarily descriptive and exploratory, consistent with the cross-sectional design. All tests will be two-sided at a significance level of 0.05. Given the exploratory nature of the secondary analyses, patterns and confidence intervals will be prioritised over p-values. Analyses will be conducted jointly where variables are harmonised across cohorts, with cohort membership included as a covariate or stratification factor, and separately within each cohort otherwise. ADHD traits are defined as a binary variable (positive ASRS-5 screen, ≥ 14 points).</w:t>
      </w:r>
    </w:p>
    <w:p w14:paraId="0000004E"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For the primary objective, prevalence will be calculated as the number of participants with a positive screen divided by the total number of respondents, with 95% Wilson score confidence intervals.</w:t>
      </w:r>
      <w:r>
        <w:rPr>
          <w:rFonts w:ascii="Candara" w:eastAsia="Candara" w:hAnsi="Candara" w:cs="Candara"/>
          <w:sz w:val="20"/>
          <w:szCs w:val="20"/>
          <w:vertAlign w:val="superscript"/>
        </w:rPr>
        <w:t>22</w:t>
      </w:r>
      <w:r>
        <w:rPr>
          <w:rFonts w:ascii="Candara" w:eastAsia="Candara" w:hAnsi="Candara" w:cs="Candara"/>
          <w:sz w:val="20"/>
          <w:szCs w:val="20"/>
        </w:rPr>
        <w:t xml:space="preserve"> For the secondary objectives, prevalence will be compared between cohorts using a chi-square test, sociodemographic profiles will be characterised through stratified descriptive analyses and unadjusted group comparisons, presented as distributions and absolute prevalence differences with 95% confidence intervals, without multivariable modelling.</w:t>
      </w:r>
      <w:r>
        <w:rPr>
          <w:rFonts w:ascii="Candara" w:eastAsia="Candara" w:hAnsi="Candara" w:cs="Candara"/>
          <w:sz w:val="20"/>
          <w:szCs w:val="20"/>
          <w:vertAlign w:val="superscript"/>
        </w:rPr>
        <w:t>23</w:t>
      </w:r>
      <w:r>
        <w:rPr>
          <w:rFonts w:ascii="Candara" w:eastAsia="Candara" w:hAnsi="Candara" w:cs="Candara"/>
          <w:sz w:val="20"/>
          <w:szCs w:val="20"/>
        </w:rPr>
        <w:t xml:space="preserve"> Associations between ADHD traits (as exposure) and the specified behavioural, mental health, adherence and treatment modality outcomes will be examined using individual multivariable models per outcome, with a small number of temporally and clinically meaningful adjustment variables, and directed acyclic graphs to justify covariate choice. Gender identity and sexual orientation among PrEP users will be described in the same way as the sociodemographic profiles.</w:t>
      </w:r>
    </w:p>
    <w:p w14:paraId="0000004F"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The primary outcome is expected to have minimal missingness owing to embedded questionnaire logic, and no imputation will be performed for the ASRS-5 outcome. Missingness in covariates will be described by variable and cohort, complete-case analysis will be the primary approach. Prespecified sensitivity analyses will (i) include vs exclude participants with a previously recorded ADHD diagnosis, (ii) restrict positive screened to those reporting childhood onset, and (iii) compare the characteristics of participants who completed the questionnaire with those who did not, using routinely collected cohort data, to assess potential selection bias.</w:t>
      </w:r>
    </w:p>
    <w:p w14:paraId="00000050" w14:textId="77777777" w:rsidR="00B37951" w:rsidRDefault="00000000">
      <w:pPr>
        <w:pStyle w:val="Heading1"/>
        <w:spacing w:before="260" w:after="120"/>
        <w:rPr>
          <w:rFonts w:ascii="Candara" w:eastAsia="Candara" w:hAnsi="Candara" w:cs="Candara"/>
          <w:color w:val="000000"/>
        </w:rPr>
      </w:pPr>
      <w:r>
        <w:rPr>
          <w:rFonts w:ascii="Candara" w:eastAsia="Candara" w:hAnsi="Candara" w:cs="Candara"/>
          <w:b/>
          <w:bCs/>
          <w:color w:val="000000"/>
          <w:sz w:val="24"/>
          <w:szCs w:val="24"/>
        </w:rPr>
        <w:t xml:space="preserve">ETHICS </w:t>
      </w:r>
    </w:p>
    <w:p w14:paraId="00000051"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 xml:space="preserve">The study is a nested project within the SHCS and SwissPrEPared and falls under their existing ethical approvals. All participants provided general data collection consent on joining the cohorts. At the start of the survey it will be made clear that the ASRS-5 is a screening tool and not a diagnostic assessment, that individual results will not affect medical care or cohort participation, that follow-up will be proposed to participants scoring high, and that any personal data will be handled confidentially in line with cohort standards. </w:t>
      </w:r>
      <w:r>
        <w:rPr>
          <w:rFonts w:ascii="Candara" w:eastAsia="Candara" w:hAnsi="Candara" w:cs="Candara"/>
          <w:sz w:val="20"/>
          <w:szCs w:val="20"/>
          <w:highlight w:val="yellow"/>
        </w:rPr>
        <w:t xml:space="preserve"> HIV, ADHD, and PrEP use each carry stigma, and we draw on a neurodiversity framework (see discussion) to minimise the risks of exacerbating stigma and provide a more holistic understanding of these intersections.</w:t>
      </w:r>
    </w:p>
    <w:p w14:paraId="00000052" w14:textId="77777777" w:rsidR="00B37951" w:rsidRDefault="00000000">
      <w:pPr>
        <w:pStyle w:val="Heading2"/>
        <w:spacing w:before="180" w:after="80"/>
        <w:rPr>
          <w:rFonts w:ascii="Candara" w:eastAsia="Candara" w:hAnsi="Candara" w:cs="Candara"/>
          <w:color w:val="000000"/>
          <w:sz w:val="28"/>
          <w:szCs w:val="28"/>
        </w:rPr>
      </w:pPr>
      <w:r>
        <w:rPr>
          <w:rFonts w:ascii="Candara" w:eastAsia="Candara" w:hAnsi="Candara" w:cs="Candara"/>
          <w:b/>
          <w:bCs/>
          <w:color w:val="000000"/>
          <w:sz w:val="24"/>
          <w:szCs w:val="24"/>
        </w:rPr>
        <w:t>Dissemination</w:t>
      </w:r>
    </w:p>
    <w:p w14:paraId="00000053"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 xml:space="preserve">Findings will be published in peer-reviewed journals, presented at conferences. Results will also be published on the study website and further returned to participants and communities through lay summaries on the SHCS and SwissPrEPared platforms and through community communication channels, reflecting the study’s community-driven design. Beyond describing prevalence, the study is intended to raise awareness and inform HIV and PrEP care: quantifying the potential burden of previously unrecognised ADHD may support consideration of targeted screening and referral pathways, and the patterns examined may identify </w:t>
      </w:r>
      <w:r>
        <w:rPr>
          <w:rFonts w:ascii="Candara" w:eastAsia="Candara" w:hAnsi="Candara" w:cs="Candara"/>
          <w:sz w:val="20"/>
          <w:szCs w:val="20"/>
        </w:rPr>
        <w:lastRenderedPageBreak/>
        <w:t>subgroups who c</w:t>
      </w:r>
      <w:sdt>
        <w:sdtPr>
          <w:tag w:val="goog_rdk_117"/>
          <w:id w:val="-123208936"/>
        </w:sdtPr>
        <w:sdtContent>
          <w:commentRangeStart w:id="151"/>
        </w:sdtContent>
      </w:sdt>
      <w:r>
        <w:rPr>
          <w:rFonts w:ascii="Candara" w:eastAsia="Candara" w:hAnsi="Candara" w:cs="Candara"/>
          <w:sz w:val="20"/>
          <w:szCs w:val="20"/>
        </w:rPr>
        <w:t>ould benefit f</w:t>
      </w:r>
      <w:commentRangeEnd w:id="151"/>
      <w:r>
        <w:rPr>
          <w:rStyle w:val="CommentReference"/>
          <w:rFonts w:ascii="Candara" w:eastAsia="Candara" w:hAnsi="Candara" w:cs="Candara"/>
          <w:sz w:val="20"/>
          <w:szCs w:val="20"/>
        </w:rPr>
        <w:commentReference w:id="151"/>
      </w:r>
      <w:r>
        <w:rPr>
          <w:rFonts w:ascii="Candara" w:eastAsia="Candara" w:hAnsi="Candara" w:cs="Candara"/>
          <w:sz w:val="20"/>
          <w:szCs w:val="20"/>
        </w:rPr>
        <w:t xml:space="preserve">rom tailored adherence support, integrated mental health services or less adherence-dependent long-acting modalities. </w:t>
      </w:r>
    </w:p>
    <w:p w14:paraId="00000054" w14:textId="77777777" w:rsidR="00B37951" w:rsidRDefault="00000000">
      <w:pPr>
        <w:pStyle w:val="Heading1"/>
        <w:spacing w:before="260" w:after="120"/>
        <w:rPr>
          <w:rFonts w:ascii="Candara" w:eastAsia="Candara" w:hAnsi="Candara" w:cs="Candara"/>
          <w:color w:val="000000"/>
        </w:rPr>
      </w:pPr>
      <w:r>
        <w:rPr>
          <w:rFonts w:ascii="Candara" w:eastAsia="Candara" w:hAnsi="Candara" w:cs="Candara"/>
          <w:b/>
          <w:bCs/>
          <w:color w:val="000000"/>
          <w:sz w:val="24"/>
          <w:szCs w:val="24"/>
        </w:rPr>
        <w:t>DISCUSSION</w:t>
      </w:r>
    </w:p>
    <w:p w14:paraId="00000055"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This is first study to our knowledge to systematically estimate the prevalence of ADHD traits among people living with HIV and among users of PrEP.</w:t>
      </w:r>
      <w:r>
        <w:rPr>
          <w:rFonts w:ascii="Candara" w:eastAsia="Candara" w:hAnsi="Candara" w:cs="Candara"/>
          <w:sz w:val="20"/>
          <w:szCs w:val="20"/>
          <w:vertAlign w:val="superscript"/>
        </w:rPr>
        <w:t>2</w:t>
      </w:r>
      <w:r>
        <w:rPr>
          <w:rFonts w:ascii="Candara" w:eastAsia="Candara" w:hAnsi="Candara" w:cs="Candara"/>
          <w:sz w:val="20"/>
          <w:szCs w:val="20"/>
        </w:rPr>
        <w:t xml:space="preserve"> Findings will quantify a previously unrecognised burden and prompt consideration of whether targeted, adequately resourced screening and referral pathways belong within HIV and PrEP services. The planned analyses regarding treatment adherence, mental health, sexual behaviour and interest in long-acting modalities are exploratory, but could help identify subgroups for whom tailored support, s</w:t>
      </w:r>
      <w:sdt>
        <w:sdtPr>
          <w:tag w:val="goog_rdk_118"/>
          <w:id w:val="-2085674718"/>
        </w:sdtPr>
        <w:sdtContent>
          <w:commentRangeStart w:id="152"/>
        </w:sdtContent>
      </w:sdt>
      <w:sdt>
        <w:sdtPr>
          <w:tag w:val="goog_rdk_119"/>
          <w:id w:val="-2121573007"/>
        </w:sdtPr>
        <w:sdtContent>
          <w:commentRangeStart w:id="153"/>
        </w:sdtContent>
      </w:sdt>
      <w:r>
        <w:rPr>
          <w:rFonts w:ascii="Candara" w:eastAsia="Candara" w:hAnsi="Candara" w:cs="Candara"/>
          <w:sz w:val="20"/>
          <w:szCs w:val="20"/>
        </w:rPr>
        <w:t>uch as prevention and treatment options that depend l</w:t>
      </w:r>
      <w:commentRangeEnd w:id="152"/>
      <w:r>
        <w:rPr>
          <w:rStyle w:val="CommentReference"/>
          <w:rFonts w:ascii="Candara" w:eastAsia="Candara" w:hAnsi="Candara" w:cs="Candara"/>
          <w:sz w:val="20"/>
          <w:szCs w:val="20"/>
        </w:rPr>
        <w:commentReference w:id="152"/>
      </w:r>
      <w:commentRangeEnd w:id="153"/>
      <w:r>
        <w:rPr>
          <w:rStyle w:val="CommentReference"/>
          <w:rFonts w:ascii="Candara" w:eastAsia="Candara" w:hAnsi="Candara" w:cs="Candara"/>
          <w:sz w:val="20"/>
          <w:szCs w:val="20"/>
        </w:rPr>
        <w:commentReference w:id="153"/>
      </w:r>
      <w:r>
        <w:rPr>
          <w:rFonts w:ascii="Candara" w:eastAsia="Candara" w:hAnsi="Candara" w:cs="Candara"/>
          <w:sz w:val="20"/>
          <w:szCs w:val="20"/>
        </w:rPr>
        <w:t>ess on day-to-day adherence, would be especially valuable. The study is intended to generate hypotheses and to provide a foundation for further planned longer-term research on the topic.</w:t>
      </w:r>
    </w:p>
    <w:p w14:paraId="00000056"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 xml:space="preserve">The study's principal strengths are its </w:t>
      </w:r>
      <w:sdt>
        <w:sdtPr>
          <w:tag w:val="goog_rdk_120"/>
          <w:id w:val="756873780"/>
        </w:sdtPr>
        <w:sdtContent>
          <w:ins w:id="154" w:author="David Jackson-Perry" w:date="2026-07-11T09:41:00Z">
            <w:r>
              <w:rPr>
                <w:rFonts w:ascii="Candara" w:eastAsia="Candara" w:hAnsi="Candara" w:cs="Candara"/>
                <w:sz w:val="20"/>
                <w:szCs w:val="20"/>
              </w:rPr>
              <w:t xml:space="preserve">originality, its </w:t>
            </w:r>
          </w:ins>
        </w:sdtContent>
      </w:sdt>
      <w:r>
        <w:rPr>
          <w:rFonts w:ascii="Candara" w:eastAsia="Candara" w:hAnsi="Candara" w:cs="Candara"/>
          <w:sz w:val="20"/>
          <w:szCs w:val="20"/>
        </w:rPr>
        <w:t>scale, its systematic sampling, its embedding in routine care, and its linkage to rich, prospectively collected data across two large nation-wide cohorts. There are several potential limitations. The ASRS-5 identifies traits, not diagnoses, hence, the study measures screening-positive prevalence, which will exceed the prevalence of diagnosed ADHD, and its positive predictive value depends on an underlying prevalence that is currently uncertain. The cross-sectional design supports description and patterns but not causal or temporal inference. Differing administration modes (provider-administered in the SHCS, self-administered in SwissPrEPared) and incomplete harmonisation of some variables constrain direct between-cohort comparison. Residual selection bias cannot be excluded despite systematic sampling, which we will address by comparing responders with non-responders.</w:t>
      </w:r>
    </w:p>
    <w:p w14:paraId="00000057" w14:textId="77777777" w:rsidR="00B37951" w:rsidRDefault="00000000">
      <w:pPr>
        <w:spacing w:after="140" w:line="276" w:lineRule="auto"/>
        <w:jc w:val="both"/>
        <w:rPr>
          <w:rFonts w:ascii="Candara" w:eastAsia="Candara" w:hAnsi="Candara" w:cs="Candara"/>
          <w:sz w:val="20"/>
          <w:szCs w:val="20"/>
          <w:highlight w:val="yellow"/>
        </w:rPr>
      </w:pPr>
      <w:sdt>
        <w:sdtPr>
          <w:tag w:val="goog_rdk_121"/>
          <w:id w:val="-1384374366"/>
        </w:sdtPr>
        <w:sdtContent>
          <w:commentRangeStart w:id="155"/>
        </w:sdtContent>
      </w:sdt>
      <w:sdt>
        <w:sdtPr>
          <w:tag w:val="goog_rdk_122"/>
          <w:id w:val="2103825520"/>
        </w:sdtPr>
        <w:sdtContent>
          <w:commentRangeStart w:id="156"/>
        </w:sdtContent>
      </w:sdt>
      <w:r>
        <w:rPr>
          <w:rFonts w:ascii="Candara" w:eastAsia="Candara" w:hAnsi="Candara" w:cs="Candara"/>
          <w:sz w:val="20"/>
          <w:szCs w:val="20"/>
          <w:highlight w:val="yellow"/>
        </w:rPr>
        <w:t>Even within psychiatric communities, there is considerable disagreement as to what ADHD ‘is</w:t>
      </w:r>
      <w:sdt>
        <w:sdtPr>
          <w:tag w:val="goog_rdk_123"/>
          <w:id w:val="-1625617066"/>
        </w:sdtPr>
        <w:sdtContent>
          <w:commentRangeStart w:id="157"/>
        </w:sdtContent>
      </w:sdt>
      <w:r>
        <w:rPr>
          <w:rFonts w:ascii="Candara" w:eastAsia="Candara" w:hAnsi="Candara" w:cs="Candara"/>
          <w:sz w:val="20"/>
          <w:szCs w:val="20"/>
          <w:highlight w:val="yellow"/>
        </w:rPr>
        <w:t>’</w:t>
      </w:r>
      <w:commentRangeEnd w:id="157"/>
      <w:r>
        <w:rPr>
          <w:rStyle w:val="CommentReference"/>
          <w:rFonts w:ascii="Candara" w:eastAsia="Candara" w:hAnsi="Candara" w:cs="Candara"/>
          <w:sz w:val="20"/>
          <w:szCs w:val="20"/>
          <w:highlight w:val="yellow"/>
        </w:rPr>
        <w:commentReference w:id="157"/>
      </w:r>
      <w:r>
        <w:rPr>
          <w:rFonts w:ascii="Candara" w:eastAsia="Candara" w:hAnsi="Candara" w:cs="Candara"/>
          <w:sz w:val="20"/>
          <w:szCs w:val="20"/>
          <w:highlight w:val="yellow"/>
        </w:rPr>
        <w:t xml:space="preserve">, whether the diagnostic criteria sufficiently account for the experience of those </w:t>
      </w:r>
      <w:sdt>
        <w:sdtPr>
          <w:tag w:val="goog_rdk_124"/>
          <w:id w:val="-1293581125"/>
        </w:sdtPr>
        <w:sdtContent>
          <w:commentRangeStart w:id="158"/>
        </w:sdtContent>
      </w:sdt>
      <w:r>
        <w:rPr>
          <w:rFonts w:ascii="Candara" w:eastAsia="Candara" w:hAnsi="Candara" w:cs="Candara"/>
          <w:sz w:val="20"/>
          <w:szCs w:val="20"/>
          <w:highlight w:val="yellow"/>
        </w:rPr>
        <w:t>diagnosed</w:t>
      </w:r>
      <w:commentRangeEnd w:id="158"/>
      <w:r>
        <w:rPr>
          <w:rStyle w:val="CommentReference"/>
          <w:rFonts w:ascii="Candara" w:eastAsia="Candara" w:hAnsi="Candara" w:cs="Candara"/>
          <w:sz w:val="20"/>
          <w:szCs w:val="20"/>
          <w:highlight w:val="yellow"/>
        </w:rPr>
        <w:commentReference w:id="158"/>
      </w:r>
      <w:r>
        <w:rPr>
          <w:rFonts w:ascii="Candara" w:eastAsia="Candara" w:hAnsi="Candara" w:cs="Candara"/>
          <w:sz w:val="20"/>
          <w:szCs w:val="20"/>
          <w:highlight w:val="yellow"/>
        </w:rPr>
        <w:t xml:space="preserve">, and whether it is valid (as opposed to useful) as a psychiatric </w:t>
      </w:r>
      <w:sdt>
        <w:sdtPr>
          <w:tag w:val="goog_rdk_125"/>
          <w:id w:val="-1343347912"/>
        </w:sdtPr>
        <w:sdtContent>
          <w:commentRangeStart w:id="159"/>
        </w:sdtContent>
      </w:sdt>
      <w:r>
        <w:rPr>
          <w:rFonts w:ascii="Candara" w:eastAsia="Candara" w:hAnsi="Candara" w:cs="Candara"/>
          <w:sz w:val="20"/>
          <w:szCs w:val="20"/>
          <w:highlight w:val="yellow"/>
        </w:rPr>
        <w:t>entity</w:t>
      </w:r>
      <w:commentRangeEnd w:id="159"/>
      <w:r>
        <w:rPr>
          <w:rStyle w:val="CommentReference"/>
          <w:rFonts w:ascii="Candara" w:eastAsia="Candara" w:hAnsi="Candara" w:cs="Candara"/>
          <w:sz w:val="20"/>
          <w:szCs w:val="20"/>
          <w:highlight w:val="yellow"/>
        </w:rPr>
        <w:commentReference w:id="159"/>
      </w:r>
      <w:r>
        <w:rPr>
          <w:rFonts w:ascii="Candara" w:eastAsia="Candara" w:hAnsi="Candara" w:cs="Candara"/>
          <w:sz w:val="20"/>
          <w:szCs w:val="20"/>
          <w:highlight w:val="yellow"/>
        </w:rPr>
        <w:t xml:space="preserve">, although this is also true of most conditions present in the </w:t>
      </w:r>
      <w:sdt>
        <w:sdtPr>
          <w:tag w:val="goog_rdk_126"/>
          <w:id w:val="-915081602"/>
        </w:sdtPr>
        <w:sdtContent>
          <w:commentRangeStart w:id="160"/>
        </w:sdtContent>
      </w:sdt>
      <w:r>
        <w:rPr>
          <w:rFonts w:ascii="Candara" w:eastAsia="Candara" w:hAnsi="Candara" w:cs="Candara"/>
          <w:sz w:val="20"/>
          <w:szCs w:val="20"/>
          <w:highlight w:val="yellow"/>
        </w:rPr>
        <w:t>DSM</w:t>
      </w:r>
      <w:commentRangeEnd w:id="160"/>
      <w:r>
        <w:rPr>
          <w:rStyle w:val="CommentReference"/>
          <w:rFonts w:ascii="Candara" w:eastAsia="Candara" w:hAnsi="Candara" w:cs="Candara"/>
          <w:sz w:val="20"/>
          <w:szCs w:val="20"/>
          <w:highlight w:val="yellow"/>
        </w:rPr>
        <w:commentReference w:id="160"/>
      </w:r>
      <w:r>
        <w:rPr>
          <w:rFonts w:ascii="Candara" w:eastAsia="Candara" w:hAnsi="Candara" w:cs="Candara"/>
          <w:sz w:val="20"/>
          <w:szCs w:val="20"/>
          <w:highlight w:val="yellow"/>
        </w:rPr>
        <w:t xml:space="preserve">. We lean on a Neurodiversity Studies (NDS) approach for this study. Analogous to biodiversity, NDS considers that everyone belongs to a neurodiverse group of humans, with each contributing to social functioning and evolution, none being inherently superior or disordered, and all enabled or disabled to some extent according to the specific context in which they are </w:t>
      </w:r>
      <w:sdt>
        <w:sdtPr>
          <w:tag w:val="goog_rdk_127"/>
          <w:id w:val="1342619672"/>
        </w:sdtPr>
        <w:sdtContent>
          <w:commentRangeStart w:id="161"/>
        </w:sdtContent>
      </w:sdt>
      <w:r>
        <w:rPr>
          <w:rFonts w:ascii="Candara" w:eastAsia="Candara" w:hAnsi="Candara" w:cs="Candara"/>
          <w:sz w:val="20"/>
          <w:szCs w:val="20"/>
          <w:highlight w:val="yellow"/>
        </w:rPr>
        <w:t>situated</w:t>
      </w:r>
      <w:commentRangeEnd w:id="161"/>
      <w:r>
        <w:rPr>
          <w:rStyle w:val="CommentReference"/>
          <w:rFonts w:ascii="Candara" w:eastAsia="Candara" w:hAnsi="Candara" w:cs="Candara"/>
          <w:sz w:val="20"/>
          <w:szCs w:val="20"/>
          <w:highlight w:val="yellow"/>
        </w:rPr>
        <w:commentReference w:id="161"/>
      </w:r>
      <w:r>
        <w:rPr>
          <w:rFonts w:ascii="Candara" w:eastAsia="Candara" w:hAnsi="Candara" w:cs="Candara"/>
          <w:sz w:val="20"/>
          <w:szCs w:val="20"/>
          <w:highlight w:val="yellow"/>
        </w:rPr>
        <w:t xml:space="preserve">. Without denying the very real disabling impact of ADHD, NDS draws on variations of the social model of disability and more recent feminist, post-colonial, and queer theorists to emphasise that many of those difficulties arise or are exacerbated through social and environmental barriers and </w:t>
      </w:r>
      <w:sdt>
        <w:sdtPr>
          <w:tag w:val="goog_rdk_128"/>
          <w:id w:val="1963854812"/>
        </w:sdtPr>
        <w:sdtContent>
          <w:commentRangeStart w:id="162"/>
        </w:sdtContent>
      </w:sdt>
      <w:r>
        <w:rPr>
          <w:rFonts w:ascii="Candara" w:eastAsia="Candara" w:hAnsi="Candara" w:cs="Candara"/>
          <w:sz w:val="20"/>
          <w:szCs w:val="20"/>
          <w:highlight w:val="yellow"/>
        </w:rPr>
        <w:t>norms</w:t>
      </w:r>
      <w:commentRangeEnd w:id="162"/>
      <w:r>
        <w:rPr>
          <w:rStyle w:val="CommentReference"/>
          <w:rFonts w:ascii="Candara" w:eastAsia="Candara" w:hAnsi="Candara" w:cs="Candara"/>
          <w:sz w:val="20"/>
          <w:szCs w:val="20"/>
          <w:highlight w:val="yellow"/>
        </w:rPr>
        <w:commentReference w:id="162"/>
      </w:r>
      <w:r>
        <w:rPr>
          <w:rFonts w:ascii="Candara" w:eastAsia="Candara" w:hAnsi="Candara" w:cs="Candara"/>
          <w:sz w:val="20"/>
          <w:szCs w:val="20"/>
          <w:highlight w:val="yellow"/>
        </w:rPr>
        <w:t xml:space="preserve">. </w:t>
      </w:r>
      <w:commentRangeEnd w:id="155"/>
      <w:r>
        <w:rPr>
          <w:rStyle w:val="CommentReference"/>
          <w:rFonts w:ascii="Candara" w:eastAsia="Candara" w:hAnsi="Candara" w:cs="Candara"/>
          <w:sz w:val="20"/>
          <w:szCs w:val="20"/>
          <w:highlight w:val="yellow"/>
        </w:rPr>
        <w:commentReference w:id="155"/>
      </w:r>
      <w:commentRangeEnd w:id="156"/>
      <w:r>
        <w:rPr>
          <w:rStyle w:val="CommentReference"/>
          <w:rFonts w:ascii="Candara" w:eastAsia="Candara" w:hAnsi="Candara" w:cs="Candara"/>
          <w:sz w:val="20"/>
          <w:szCs w:val="20"/>
          <w:highlight w:val="yellow"/>
        </w:rPr>
        <w:commentReference w:id="156"/>
      </w:r>
    </w:p>
    <w:p w14:paraId="00000058"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sz w:val="20"/>
          <w:szCs w:val="20"/>
        </w:rPr>
        <w:t>Screening for stigmatising realities carries risks: of compounding stigma</w:t>
      </w:r>
      <w:r>
        <w:rPr>
          <w:rFonts w:ascii="Candara" w:eastAsia="Candara" w:hAnsi="Candara" w:cs="Candara"/>
          <w:sz w:val="20"/>
          <w:szCs w:val="20"/>
          <w:vertAlign w:val="superscript"/>
        </w:rPr>
        <w:t>24</w:t>
      </w:r>
      <w:r>
        <w:rPr>
          <w:rFonts w:ascii="Candara" w:eastAsia="Candara" w:hAnsi="Candara" w:cs="Candara"/>
          <w:sz w:val="20"/>
          <w:szCs w:val="20"/>
        </w:rPr>
        <w:t>, of re-enforcing neurodivergent human variation as pathology</w:t>
      </w:r>
      <w:r>
        <w:rPr>
          <w:rFonts w:ascii="Candara" w:eastAsia="Candara" w:hAnsi="Candara" w:cs="Candara"/>
          <w:sz w:val="20"/>
          <w:szCs w:val="20"/>
          <w:vertAlign w:val="superscript"/>
        </w:rPr>
        <w:t>25</w:t>
      </w:r>
      <w:r>
        <w:rPr>
          <w:rFonts w:ascii="Candara" w:eastAsia="Candara" w:hAnsi="Candara" w:cs="Candara"/>
          <w:sz w:val="20"/>
          <w:szCs w:val="20"/>
        </w:rPr>
        <w:t>, and of implying that ADHD traits inherently explain poor sexual health outcomes. We take these risks seriously and have attempted to design the study to resist them. Throughout, we decline to frame ADHD as inherently causing poor sexual health outcomes, and present findings as evidence of unmet need and structural gaps in care rather than of individual deficit. Referral after a positive screen is offered and opt-in never imposed. The study is community-driven, with experiential knowledge embedded in the research team and in external review, so that results are interpreted with, rather than just about, the people they concern. In this sense our aim is neither to extend the medicalisation of ADHD and HIV, nor to present ADHD simplistically as an individual pathology, but to make care more responsive to it and raise awareness, treating an ADHD positive screen as a route to support, self-understanding and choice.</w:t>
      </w:r>
      <w:r>
        <w:rPr>
          <w:rFonts w:ascii="Candara" w:eastAsia="Candara" w:hAnsi="Candara" w:cs="Candara"/>
          <w:sz w:val="20"/>
          <w:szCs w:val="20"/>
          <w:vertAlign w:val="superscript"/>
        </w:rPr>
        <w:t>25,26</w:t>
      </w:r>
    </w:p>
    <w:p w14:paraId="00000059" w14:textId="77777777" w:rsidR="00B37951" w:rsidRDefault="00000000">
      <w:pPr>
        <w:pStyle w:val="Heading1"/>
        <w:spacing w:before="260" w:after="120"/>
        <w:rPr>
          <w:rFonts w:ascii="Candara" w:eastAsia="Candara" w:hAnsi="Candara" w:cs="Candara"/>
          <w:color w:val="000000"/>
        </w:rPr>
      </w:pPr>
      <w:r>
        <w:rPr>
          <w:rFonts w:ascii="Candara" w:eastAsia="Candara" w:hAnsi="Candara" w:cs="Candara"/>
          <w:b/>
          <w:bCs/>
          <w:color w:val="000000"/>
          <w:sz w:val="24"/>
          <w:szCs w:val="24"/>
        </w:rPr>
        <w:t>DECLARATIONS</w:t>
      </w:r>
    </w:p>
    <w:p w14:paraId="0000005A"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b/>
          <w:bCs/>
          <w:sz w:val="20"/>
          <w:szCs w:val="20"/>
        </w:rPr>
        <w:t>Contributors:</w:t>
      </w:r>
      <w:r>
        <w:rPr>
          <w:rFonts w:ascii="Candara" w:eastAsia="Candara" w:hAnsi="Candara" w:cs="Candara"/>
          <w:sz w:val="20"/>
          <w:szCs w:val="20"/>
        </w:rPr>
        <w:t xml:space="preserve"> DJP, BH and AA conceived the study and are principal investigators. SC provided in-depth technical and scientific input. MC, IA, SC and SCO contributed to the study design. MC, IA and DJP are part </w:t>
      </w:r>
      <w:r>
        <w:rPr>
          <w:rFonts w:ascii="Candara" w:eastAsia="Candara" w:hAnsi="Candara" w:cs="Candara"/>
          <w:sz w:val="20"/>
          <w:szCs w:val="20"/>
        </w:rPr>
        <w:lastRenderedPageBreak/>
        <w:t xml:space="preserve">of the SHCS scientific board and BH leads SwissPrEPared. FK, MC, IA and BH are site investigators. All authors reviewed and approved this </w:t>
      </w:r>
      <w:sdt>
        <w:sdtPr>
          <w:tag w:val="goog_rdk_129"/>
          <w:id w:val="-1753612934"/>
        </w:sdtPr>
        <w:sdtContent>
          <w:commentRangeStart w:id="163"/>
        </w:sdtContent>
      </w:sdt>
      <w:r>
        <w:rPr>
          <w:rFonts w:ascii="Candara" w:eastAsia="Candara" w:hAnsi="Candara" w:cs="Candara"/>
          <w:sz w:val="20"/>
          <w:szCs w:val="20"/>
        </w:rPr>
        <w:t>protocol</w:t>
      </w:r>
      <w:commentRangeEnd w:id="163"/>
      <w:r>
        <w:rPr>
          <w:rStyle w:val="CommentReference"/>
          <w:rFonts w:ascii="Candara" w:eastAsia="Candara" w:hAnsi="Candara" w:cs="Candara"/>
          <w:sz w:val="20"/>
          <w:szCs w:val="20"/>
        </w:rPr>
        <w:commentReference w:id="163"/>
      </w:r>
      <w:r>
        <w:rPr>
          <w:rFonts w:ascii="Candara" w:eastAsia="Candara" w:hAnsi="Candara" w:cs="Candara"/>
          <w:sz w:val="20"/>
          <w:szCs w:val="20"/>
        </w:rPr>
        <w:t xml:space="preserve">. </w:t>
      </w:r>
    </w:p>
    <w:p w14:paraId="0000005B"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b/>
          <w:bCs/>
          <w:sz w:val="20"/>
          <w:szCs w:val="20"/>
        </w:rPr>
        <w:t>Funding:</w:t>
      </w:r>
      <w:r>
        <w:rPr>
          <w:rFonts w:ascii="Candara" w:eastAsia="Candara" w:hAnsi="Candara" w:cs="Candara"/>
          <w:sz w:val="20"/>
          <w:szCs w:val="20"/>
        </w:rPr>
        <w:t xml:space="preserve"> The study is funded by a nested project fund of the SHCS (funding to DJP, BH, AA, MC) as well as through a Gilead fellowship (funding to BH). </w:t>
      </w:r>
    </w:p>
    <w:p w14:paraId="0000005C"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b/>
          <w:bCs/>
          <w:sz w:val="20"/>
          <w:szCs w:val="20"/>
        </w:rPr>
        <w:t>Competing interests:</w:t>
      </w:r>
      <w:r>
        <w:rPr>
          <w:rFonts w:ascii="Candara" w:eastAsia="Candara" w:hAnsi="Candara" w:cs="Candara"/>
          <w:sz w:val="20"/>
          <w:szCs w:val="20"/>
        </w:rPr>
        <w:t xml:space="preserve"> </w:t>
      </w:r>
      <w:sdt>
        <w:sdtPr>
          <w:tag w:val="goog_rdk_130"/>
          <w:id w:val="-653599362"/>
        </w:sdtPr>
        <w:sdtContent>
          <w:commentRangeStart w:id="164"/>
        </w:sdtContent>
      </w:sdt>
      <w:sdt>
        <w:sdtPr>
          <w:tag w:val="goog_rdk_131"/>
          <w:id w:val="-1656673203"/>
        </w:sdtPr>
        <w:sdtContent>
          <w:commentRangeStart w:id="165"/>
        </w:sdtContent>
      </w:sdt>
      <w:sdt>
        <w:sdtPr>
          <w:tag w:val="goog_rdk_132"/>
          <w:id w:val="1622145228"/>
        </w:sdtPr>
        <w:sdtContent>
          <w:commentRangeStart w:id="166"/>
        </w:sdtContent>
      </w:sdt>
      <w:r>
        <w:rPr>
          <w:rFonts w:ascii="Candara" w:eastAsia="Candara" w:hAnsi="Candara" w:cs="Candara"/>
          <w:sz w:val="20"/>
          <w:szCs w:val="20"/>
        </w:rPr>
        <w:t>None declared in relation to this project.</w:t>
      </w:r>
      <w:commentRangeEnd w:id="164"/>
      <w:r>
        <w:rPr>
          <w:rStyle w:val="CommentReference"/>
          <w:rFonts w:ascii="Candara" w:eastAsia="Candara" w:hAnsi="Candara" w:cs="Candara"/>
          <w:sz w:val="20"/>
          <w:szCs w:val="20"/>
        </w:rPr>
        <w:commentReference w:id="164"/>
      </w:r>
      <w:commentRangeEnd w:id="165"/>
      <w:r>
        <w:rPr>
          <w:rStyle w:val="CommentReference"/>
          <w:rFonts w:ascii="Candara" w:eastAsia="Candara" w:hAnsi="Candara" w:cs="Candara"/>
          <w:sz w:val="20"/>
          <w:szCs w:val="20"/>
        </w:rPr>
        <w:commentReference w:id="165"/>
      </w:r>
      <w:commentRangeEnd w:id="166"/>
      <w:r>
        <w:rPr>
          <w:rStyle w:val="CommentReference"/>
          <w:rFonts w:ascii="Candara" w:eastAsia="Candara" w:hAnsi="Candara" w:cs="Candara"/>
          <w:sz w:val="20"/>
          <w:szCs w:val="20"/>
        </w:rPr>
        <w:commentReference w:id="166"/>
      </w:r>
    </w:p>
    <w:p w14:paraId="0000005D" w14:textId="77777777" w:rsidR="00B37951" w:rsidRDefault="00000000">
      <w:pPr>
        <w:spacing w:after="140" w:line="276" w:lineRule="auto"/>
        <w:jc w:val="both"/>
        <w:rPr>
          <w:rFonts w:ascii="Candara" w:eastAsia="Candara" w:hAnsi="Candara" w:cs="Candara"/>
          <w:sz w:val="20"/>
          <w:szCs w:val="20"/>
        </w:rPr>
      </w:pPr>
      <w:r>
        <w:rPr>
          <w:rFonts w:ascii="Candara" w:eastAsia="Candara" w:hAnsi="Candara" w:cs="Candara"/>
          <w:b/>
          <w:bCs/>
          <w:sz w:val="20"/>
          <w:szCs w:val="20"/>
        </w:rPr>
        <w:t>Patient and public involvement:</w:t>
      </w:r>
      <w:r>
        <w:rPr>
          <w:rFonts w:ascii="Candara" w:eastAsia="Candara" w:hAnsi="Candara" w:cs="Candara"/>
          <w:sz w:val="20"/>
          <w:szCs w:val="20"/>
        </w:rPr>
        <w:t xml:space="preserve"> see statement in main text</w:t>
      </w:r>
    </w:p>
    <w:p w14:paraId="0000005E" w14:textId="77777777" w:rsidR="00B37951" w:rsidRDefault="00B37951">
      <w:pPr>
        <w:pStyle w:val="Heading1"/>
        <w:spacing w:before="260" w:after="120"/>
        <w:rPr>
          <w:rFonts w:ascii="Candara" w:eastAsia="Candara" w:hAnsi="Candara" w:cs="Candara"/>
          <w:b/>
          <w:bCs/>
          <w:color w:val="000000"/>
          <w:sz w:val="24"/>
          <w:szCs w:val="24"/>
        </w:rPr>
      </w:pPr>
    </w:p>
    <w:p w14:paraId="0000005F" w14:textId="77777777" w:rsidR="00B37951" w:rsidRDefault="00000000">
      <w:pPr>
        <w:rPr>
          <w:rFonts w:ascii="Candara" w:eastAsia="Candara" w:hAnsi="Candara" w:cs="Candara"/>
          <w:b/>
          <w:bCs/>
          <w:sz w:val="24"/>
          <w:szCs w:val="24"/>
        </w:rPr>
      </w:pPr>
      <w:r>
        <w:br w:type="page"/>
      </w:r>
    </w:p>
    <w:p w14:paraId="00000060" w14:textId="77777777" w:rsidR="00B37951" w:rsidRDefault="00000000">
      <w:pPr>
        <w:pStyle w:val="Heading1"/>
        <w:spacing w:before="260" w:after="120"/>
        <w:rPr>
          <w:rFonts w:ascii="Candara" w:eastAsia="Candara" w:hAnsi="Candara" w:cs="Candara"/>
          <w:b/>
          <w:bCs/>
          <w:color w:val="000000"/>
          <w:sz w:val="24"/>
          <w:szCs w:val="24"/>
        </w:rPr>
      </w:pPr>
      <w:r>
        <w:rPr>
          <w:rFonts w:ascii="Candara" w:eastAsia="Candara" w:hAnsi="Candara" w:cs="Candara"/>
          <w:b/>
          <w:bCs/>
          <w:color w:val="000000"/>
          <w:sz w:val="24"/>
          <w:szCs w:val="24"/>
        </w:rPr>
        <w:lastRenderedPageBreak/>
        <w:t>REFERENCES</w:t>
      </w:r>
    </w:p>
    <w:p w14:paraId="00000061"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w:t>
      </w:r>
      <w:r>
        <w:rPr>
          <w:rFonts w:ascii="Candara" w:eastAsia="Candara" w:hAnsi="Candara" w:cs="Candara"/>
          <w:color w:val="000000"/>
          <w:sz w:val="18"/>
          <w:szCs w:val="18"/>
        </w:rPr>
        <w:tab/>
        <w:t>Gooden TE, Gardner M, Wang J, Chandan JS, Beane A, Haniffa R, et al. The risk of mental illness in people living with HIV in the UK: a propensity score-matched cohort study. Lancet HIV. 2022 Mar;9(3):e172–81. doi:10.1016/S2352-3018(21)00319-2 PubMed PMID: 35123667.</w:t>
      </w:r>
    </w:p>
    <w:p w14:paraId="00000062"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2.</w:t>
      </w:r>
      <w:r>
        <w:rPr>
          <w:rFonts w:ascii="Candara" w:eastAsia="Candara" w:hAnsi="Candara" w:cs="Candara"/>
          <w:color w:val="000000"/>
          <w:sz w:val="18"/>
          <w:szCs w:val="18"/>
        </w:rPr>
        <w:tab/>
        <w:t>Jackson-Perry D, Amstutz A. Should we be paying more attention to HIV and adult ADHD? Lancet HIV. 2025 Dec;12(12):e813–4. doi:10.1016/S2352-3018(25)00235-8</w:t>
      </w:r>
    </w:p>
    <w:p w14:paraId="00000063"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3.</w:t>
      </w:r>
      <w:r>
        <w:rPr>
          <w:rFonts w:ascii="Candara" w:eastAsia="Candara" w:hAnsi="Candara" w:cs="Candara"/>
          <w:color w:val="000000"/>
          <w:sz w:val="18"/>
          <w:szCs w:val="18"/>
        </w:rPr>
        <w:tab/>
        <w:t>O’Grady T, Inman N, Younger A, Huang B, Bouton TO, Kim H, et al. The Characteristics and HIV-Related Outcomes of People Living with Co-occurring HIV and Mental Health Conditions in the United States: A Systematic Review of Literature from 2016 to 2021. AIDS Behav. 2024 Jan;28(1):201–24. doi:10.1007/s10461-023-04150-9 PubMed PMID: 37563293; PubMed Central PMCID: PMC10803443.</w:t>
      </w:r>
    </w:p>
    <w:p w14:paraId="00000064"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4.</w:t>
      </w:r>
      <w:r>
        <w:rPr>
          <w:rFonts w:ascii="Candara" w:eastAsia="Candara" w:hAnsi="Candara" w:cs="Candara"/>
          <w:color w:val="000000"/>
          <w:sz w:val="18"/>
          <w:szCs w:val="18"/>
        </w:rPr>
        <w:tab/>
        <w:t>Song P, Zha M, Yang Q, Zhang Y, Li X, Rudan I. The prevalence of adult attention-deficit hyperactivity disorder: A global systematic review and meta-analysis. J Glob Health. 11:04009. doi:10.7189/jogh.11.04009 PubMed PMID: 33692893; PubMed Central PMCID: PMC7916320.</w:t>
      </w:r>
    </w:p>
    <w:p w14:paraId="00000065"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5.</w:t>
      </w:r>
      <w:r>
        <w:rPr>
          <w:rFonts w:ascii="Candara" w:eastAsia="Candara" w:hAnsi="Candara" w:cs="Candara"/>
          <w:color w:val="000000"/>
          <w:sz w:val="18"/>
          <w:szCs w:val="18"/>
        </w:rPr>
        <w:tab/>
        <w:t>Abdelnour E, Jansen MO, Gold JA. ADHD Diagnostic Trends: Increased Recognition or Overdiagnosis? Mo Med. 2022;119(5):467–73. PubMed PMID: 36337990; PubMed Central PMCID: PMC9616454.</w:t>
      </w:r>
    </w:p>
    <w:p w14:paraId="00000066"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6.</w:t>
      </w:r>
      <w:r>
        <w:rPr>
          <w:rFonts w:ascii="Candara" w:eastAsia="Candara" w:hAnsi="Candara" w:cs="Candara"/>
          <w:color w:val="000000"/>
          <w:sz w:val="18"/>
          <w:szCs w:val="18"/>
        </w:rPr>
        <w:tab/>
        <w:t>London AS, Landes SD. Attention Deficit Hyperactivity Disorder and adult mortality. Prev Med. 2016 Sep;90:8–10. doi:10.1016/j.ypmed.2016.06.021</w:t>
      </w:r>
    </w:p>
    <w:p w14:paraId="00000067"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7.</w:t>
      </w:r>
      <w:r>
        <w:rPr>
          <w:rFonts w:ascii="Candara" w:eastAsia="Candara" w:hAnsi="Candara" w:cs="Candara"/>
          <w:color w:val="000000"/>
          <w:sz w:val="18"/>
          <w:szCs w:val="18"/>
        </w:rPr>
        <w:tab/>
        <w:t>Rosenstein LD. ADHD as a Potential Risk Factor in Poor Antiretroviral Adherence Rates in HIV: A Brief Narrative Review and Suggestions for Future Research. Neuropsychol Rev. 2021 Dec 1;31(4):683–8. doi:10.1007/s11065-021-09483-7</w:t>
      </w:r>
    </w:p>
    <w:p w14:paraId="00000068"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8.</w:t>
      </w:r>
      <w:r>
        <w:rPr>
          <w:rFonts w:ascii="Candara" w:eastAsia="Candara" w:hAnsi="Candara" w:cs="Candara"/>
          <w:color w:val="000000"/>
          <w:sz w:val="18"/>
          <w:szCs w:val="18"/>
        </w:rPr>
        <w:tab/>
        <w:t>Faraone SV, Kunwar A, Adamson J, Biederman J. Personality traits among ADHD adults: implications of late-onset and subthreshold diagnoses. Psychol Med. 2009 Apr;39(4):685–93. doi:10.1017/S0033291708003917</w:t>
      </w:r>
    </w:p>
    <w:p w14:paraId="00000069"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9.</w:t>
      </w:r>
      <w:r>
        <w:rPr>
          <w:rFonts w:ascii="Candara" w:eastAsia="Candara" w:hAnsi="Candara" w:cs="Candara"/>
          <w:color w:val="000000"/>
          <w:sz w:val="18"/>
          <w:szCs w:val="18"/>
        </w:rPr>
        <w:tab/>
        <w:t>Orantes D, Hartung CM, Lefler EK, Abu-Ramadan TM, Stevens AE, Serrano JW, et al. Self-reported lifetime ADHD diagnosis and sexual and gender minority identities in college students. J LGBTQ Ment Health. 2026 Apr 3;30(2):125–48. doi:10.1080/19359705.2024.2446183</w:t>
      </w:r>
    </w:p>
    <w:p w14:paraId="0000006A"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10.</w:t>
      </w:r>
      <w:r>
        <w:rPr>
          <w:rFonts w:ascii="Candara" w:eastAsia="Candara" w:hAnsi="Candara" w:cs="Candara"/>
          <w:color w:val="000000"/>
          <w:sz w:val="18"/>
          <w:szCs w:val="18"/>
        </w:rPr>
        <w:tab/>
        <w:t>Coyer L, Van Bilsen W, Bil J, Davidovich U, Hoornenborg E, Prins M, et al. Pre-exposure prophylaxis among men who have sex with men in the Amsterdam Cohort Studies: Use, eligibility, and intention to use. Caylà JA, editor. PLOS ONE. 2018 Oct 12;13(10):e0205663. doi:10.1371/journal.pone.0205663</w:t>
      </w:r>
    </w:p>
    <w:p w14:paraId="0000006B"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11.</w:t>
      </w:r>
      <w:r>
        <w:rPr>
          <w:rFonts w:ascii="Candara" w:eastAsia="Candara" w:hAnsi="Candara" w:cs="Candara"/>
          <w:color w:val="000000"/>
          <w:sz w:val="18"/>
          <w:szCs w:val="18"/>
        </w:rPr>
        <w:tab/>
        <w:t>Young S, Klassen LJ, Reitmeier SD, Matheson JD, Gudjonsson GH. Let’s Talk about Sex… and ADHD: Findings from an Anonymous Online Survey. Int J Environ Res Public Health. 2023 Jan 22;20(3):2037. doi:10.3390/ijerph20032037</w:t>
      </w:r>
    </w:p>
    <w:p w14:paraId="0000006C"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12.</w:t>
      </w:r>
      <w:r>
        <w:rPr>
          <w:rFonts w:ascii="Candara" w:eastAsia="Candara" w:hAnsi="Candara" w:cs="Candara"/>
          <w:color w:val="000000"/>
          <w:sz w:val="18"/>
          <w:szCs w:val="18"/>
        </w:rPr>
        <w:tab/>
        <w:t>Kumar S, Shekar A, P K, iyan, Das G, Nahar A, et al. Prevalence of Adult Attention Deficit Hyperactivity Disorder and its Correlates among Recently Diagnosed Young Adult Males with HIV. J AIDS Clin Res. 2014;5(6):1–4. doi:10.4172/2155-6113.1000314</w:t>
      </w:r>
    </w:p>
    <w:p w14:paraId="0000006D"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13.</w:t>
      </w:r>
      <w:r>
        <w:rPr>
          <w:rFonts w:ascii="Candara" w:eastAsia="Candara" w:hAnsi="Candara" w:cs="Candara"/>
          <w:color w:val="000000"/>
          <w:sz w:val="18"/>
          <w:szCs w:val="18"/>
        </w:rPr>
        <w:tab/>
        <w:t>Uysal S, Elbi H, Mermut G, Onen Sertoz O, Kaptan F, Gülpek D, et al. The effect of Attention Deficit and Hyperactivity Disorder on Antiretroviral Treatment and Appointment Adherence among adults living with HIV. J Infect Dev Ctries. 2020 Mar 31;14(3):304–11. doi:10.3855/jidc.12027 PubMed PMID: 32235092.</w:t>
      </w:r>
    </w:p>
    <w:p w14:paraId="0000006E"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14.</w:t>
      </w:r>
      <w:r>
        <w:rPr>
          <w:rFonts w:ascii="Candara" w:eastAsia="Candara" w:hAnsi="Candara" w:cs="Candara"/>
          <w:color w:val="000000"/>
          <w:sz w:val="18"/>
          <w:szCs w:val="18"/>
        </w:rPr>
        <w:tab/>
        <w:t>Scherrer AU, Traytel A, Braun DL, Calmy A, Battegay M, Cavassini M, et al. Cohort Profile Update: The Swiss HIV Cohort Study (SHCS). Int J Epidemiol. 2022 Feb 18;51(1):33–34j. doi:10.1093/ije/dyab141 PubMed PMID: 34363666.</w:t>
      </w:r>
    </w:p>
    <w:p w14:paraId="0000006F"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15.</w:t>
      </w:r>
      <w:r>
        <w:rPr>
          <w:rFonts w:ascii="Candara" w:eastAsia="Candara" w:hAnsi="Candara" w:cs="Candara"/>
          <w:color w:val="000000"/>
          <w:sz w:val="18"/>
          <w:szCs w:val="18"/>
        </w:rPr>
        <w:tab/>
        <w:t>Huyst V, Dewinter J, Noens I, Platteau T, Tsoumanis A. Measuring the prevalence of autistic traits in a cohort of adults living with HIV or taking HIV pre-exposure prophylaxis and mapping safer-sex barriers and facilitators: a study protocol. BMJ Open. 2023 Sep;13(9):e075667. doi:10.1136/bmjopen-2023-075667</w:t>
      </w:r>
    </w:p>
    <w:p w14:paraId="00000070"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16.</w:t>
      </w:r>
      <w:r>
        <w:rPr>
          <w:rFonts w:ascii="Candara" w:eastAsia="Candara" w:hAnsi="Candara" w:cs="Candara"/>
          <w:color w:val="000000"/>
          <w:sz w:val="18"/>
          <w:szCs w:val="18"/>
        </w:rPr>
        <w:tab/>
        <w:t>Staniszewska S, Brett J, Simera I, Seers K, Mockford C, Goodlad S, et al. GRIPP2 reporting checklists: tools to improve reporting of patient and public involvement in research. BMJ. 2017 Aug 2;358:j3453. doi:10.1136/bmj.j3453</w:t>
      </w:r>
    </w:p>
    <w:p w14:paraId="00000071"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lastRenderedPageBreak/>
        <w:t>17.</w:t>
      </w:r>
      <w:r>
        <w:rPr>
          <w:rFonts w:ascii="Candara" w:eastAsia="Candara" w:hAnsi="Candara" w:cs="Candara"/>
          <w:color w:val="000000"/>
          <w:sz w:val="18"/>
          <w:szCs w:val="18"/>
        </w:rPr>
        <w:tab/>
        <w:t>Kessler RC, Adler L, Ames M, Demler O, Faraone S, Hiripi E, et al. The World Health Organization Adult ADHD Self-Report Scale (ASRS): a short screening scale for use in the general population. Psychol Med. 2005 Feb;35(2):245–56. doi:10.1017/s0033291704002892 PubMed PMID: 15841682.</w:t>
      </w:r>
    </w:p>
    <w:p w14:paraId="00000072"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18.</w:t>
      </w:r>
      <w:r>
        <w:rPr>
          <w:rFonts w:ascii="Candara" w:eastAsia="Candara" w:hAnsi="Candara" w:cs="Candara"/>
          <w:color w:val="000000"/>
          <w:sz w:val="18"/>
          <w:szCs w:val="18"/>
        </w:rPr>
        <w:tab/>
        <w:t>Ustun B, Adler LA, Rudin C, Faraone SV, Spencer TJ, Berglund P, et al. The World Health Organization Adult Attention-Deficit/Hyperactivity Disorder Self-Report Screening Scale for DSM-5. JAMA Psychiatry. 2017 May 1;74(5):520–7. doi:10.1001/jamapsychiatry.2017.0298 PubMed PMID: 28384801; PubMed Central PMCID: PMC5470397.</w:t>
      </w:r>
    </w:p>
    <w:p w14:paraId="00000073"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19.</w:t>
      </w:r>
      <w:r>
        <w:rPr>
          <w:rFonts w:ascii="Candara" w:eastAsia="Candara" w:hAnsi="Candara" w:cs="Candara"/>
          <w:color w:val="000000"/>
          <w:sz w:val="18"/>
          <w:szCs w:val="18"/>
        </w:rPr>
        <w:tab/>
        <w:t>Bastiaens L, Galus J. Comparison of the Adult ADHD Self Report Scale Screener for DSM-IV and DSM-5 in a Dually Diagnosed Correctional Population. Psychiatr Q. 2018 Jun;89(2):505–10. doi:10.1007/s11126-017-9553-4 PubMed PMID: 29270886.</w:t>
      </w:r>
    </w:p>
    <w:p w14:paraId="00000074"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20.</w:t>
      </w:r>
      <w:r>
        <w:rPr>
          <w:rFonts w:ascii="Candara" w:eastAsia="Candara" w:hAnsi="Candara" w:cs="Candara"/>
          <w:color w:val="000000"/>
          <w:sz w:val="18"/>
          <w:szCs w:val="18"/>
        </w:rPr>
        <w:tab/>
        <w:t>Naing, et al. (2006). Practical Issues in Calculating the Sample Size for Prevalence Studies. Archives of Orofacial Sciences, 1, 9-14. - References - Scientific Research Publishing [Internet]. [cited 2026 Jul 6]. Available from: https://www.scirp.org/reference/referencespapers?referenceid=2286466</w:t>
      </w:r>
    </w:p>
    <w:p w14:paraId="00000075"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21.</w:t>
      </w:r>
      <w:r>
        <w:rPr>
          <w:rFonts w:ascii="Candara" w:eastAsia="Candara" w:hAnsi="Candara" w:cs="Candara"/>
          <w:color w:val="000000"/>
          <w:sz w:val="18"/>
          <w:szCs w:val="18"/>
        </w:rPr>
        <w:tab/>
        <w:t>Morris S, Hill S, Brugha T, McManus S. Adult Psychiatric Morbidity Survey- Survey of Mental Health and Wellbeing, England, 2023/4 [Internet]. 2025. doi:10.13140/RG.2.2.24367.39840</w:t>
      </w:r>
    </w:p>
    <w:p w14:paraId="00000076"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22.</w:t>
      </w:r>
      <w:r>
        <w:rPr>
          <w:rFonts w:ascii="Candara" w:eastAsia="Candara" w:hAnsi="Candara" w:cs="Candara"/>
          <w:color w:val="000000"/>
          <w:sz w:val="18"/>
          <w:szCs w:val="18"/>
        </w:rPr>
        <w:tab/>
        <w:t>Julious SA. Two-sided confidence intervals for the single proportion: comparison of seven methods by Robert G. Newcombe,Statistics in Medicine 1998;17:857–872. Stat Med. 2005 Nov 15;24(21):3383–4. doi:10.1002/sim.2164</w:t>
      </w:r>
    </w:p>
    <w:p w14:paraId="00000077"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23.</w:t>
      </w:r>
      <w:r>
        <w:rPr>
          <w:rFonts w:ascii="Candara" w:eastAsia="Candara" w:hAnsi="Candara" w:cs="Candara"/>
          <w:color w:val="000000"/>
          <w:sz w:val="18"/>
          <w:szCs w:val="18"/>
        </w:rPr>
        <w:tab/>
        <w:t>Lewer D, Brothers T, O’Nions E, Pickavance J. Factors associated with: problems of using exploratory multivariable regression to identify causal risk factors. BMJ Med. 2025 Oct;4(1):e001375. doi:10.1136/bmjmed-2025-001375</w:t>
      </w:r>
    </w:p>
    <w:p w14:paraId="00000078"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24.</w:t>
      </w:r>
      <w:r>
        <w:rPr>
          <w:rFonts w:ascii="Candara" w:eastAsia="Candara" w:hAnsi="Candara" w:cs="Candara"/>
          <w:color w:val="000000"/>
          <w:sz w:val="18"/>
          <w:szCs w:val="18"/>
        </w:rPr>
        <w:tab/>
        <w:t>Masuch TV, Bea M, Alm B, Deibler P, Sobanski E. Internalized stigma, anticipated discrimination and perceived public stigma in adults with ADHD. ADHD Atten Deficit Hyperact Disord. 2019 Jun;11(2):211–20. doi:10.1007/s12402-018-0274-9</w:t>
      </w:r>
    </w:p>
    <w:p w14:paraId="00000079"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25.</w:t>
      </w:r>
      <w:r>
        <w:rPr>
          <w:rFonts w:ascii="Candara" w:eastAsia="Candara" w:hAnsi="Candara" w:cs="Candara"/>
          <w:color w:val="000000"/>
          <w:sz w:val="18"/>
          <w:szCs w:val="18"/>
        </w:rPr>
        <w:tab/>
        <w:t>Dwyer P. The Neurodiversity Approach(es): What Are They and What Do They Mean for Researchers? Hum Dev. 2022;66(2):73–92. doi:10.1159/000523723</w:t>
      </w:r>
    </w:p>
    <w:p w14:paraId="0000007A" w14:textId="77777777" w:rsidR="00B37951" w:rsidRDefault="00000000">
      <w:pPr>
        <w:pBdr>
          <w:top w:val="nil"/>
          <w:left w:val="nil"/>
          <w:bottom w:val="nil"/>
          <w:right w:val="nil"/>
          <w:between w:val="nil"/>
        </w:pBdr>
        <w:tabs>
          <w:tab w:val="left" w:pos="380"/>
        </w:tabs>
        <w:spacing w:after="240"/>
        <w:ind w:left="384" w:hanging="384"/>
        <w:rPr>
          <w:rFonts w:ascii="Candara" w:eastAsia="Candara" w:hAnsi="Candara" w:cs="Candara"/>
          <w:color w:val="000000"/>
          <w:sz w:val="18"/>
          <w:szCs w:val="18"/>
        </w:rPr>
      </w:pPr>
      <w:r>
        <w:rPr>
          <w:rFonts w:ascii="Candara" w:eastAsia="Candara" w:hAnsi="Candara" w:cs="Candara"/>
          <w:color w:val="000000"/>
          <w:sz w:val="18"/>
          <w:szCs w:val="18"/>
        </w:rPr>
        <w:t>26.</w:t>
      </w:r>
      <w:r>
        <w:rPr>
          <w:rFonts w:ascii="Candara" w:eastAsia="Candara" w:hAnsi="Candara" w:cs="Candara"/>
          <w:color w:val="000000"/>
          <w:sz w:val="18"/>
          <w:szCs w:val="18"/>
        </w:rPr>
        <w:tab/>
        <w:t>Jackson-Perry D, Bertilsdotter Rosqvist H, Brown AI. Moving forward: a call for Critical ADHD Studies. Disabil Soc. 2025 Dec 2;40(12):3519–24. doi:10.1080/09687599.2025.2458016</w:t>
      </w:r>
    </w:p>
    <w:p w14:paraId="0000007B" w14:textId="77777777" w:rsidR="00B37951" w:rsidRDefault="00B37951">
      <w:pPr>
        <w:pBdr>
          <w:top w:val="nil"/>
          <w:left w:val="nil"/>
          <w:bottom w:val="nil"/>
          <w:right w:val="nil"/>
          <w:between w:val="nil"/>
        </w:pBdr>
        <w:tabs>
          <w:tab w:val="left" w:pos="380"/>
        </w:tabs>
        <w:spacing w:after="240"/>
        <w:ind w:left="384" w:hanging="384"/>
        <w:rPr>
          <w:rFonts w:ascii="Candara" w:eastAsia="Candara" w:hAnsi="Candara" w:cs="Candara"/>
          <w:b/>
          <w:bCs/>
          <w:color w:val="000000"/>
          <w:sz w:val="24"/>
          <w:szCs w:val="24"/>
        </w:rPr>
      </w:pPr>
    </w:p>
    <w:sectPr w:rsidR="00B37951">
      <w:footerReference w:type="default" r:id="rId11"/>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lain A" w:date="2026-07-10T10:52:00Z" w:initials="">
    <w:p w14:paraId="000000CB"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Describe how we tackle the complexity of the ADHD framing (intro/discussion)</w:t>
      </w:r>
    </w:p>
  </w:comment>
  <w:comment w:id="1" w:author="David Jackson-Perry" w:date="2026-07-07T08:19:00Z" w:initials="">
    <w:p w14:paraId="000000CA"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Can you add this please Alain? (my technical skills at their limit :) ) School of Social Sciences, Education and Social Work, Queen’s University, Belfast, UK</w:t>
      </w:r>
    </w:p>
  </w:comment>
  <w:comment w:id="2" w:author="Salvatore Corbisiero" w:date="2026-07-10T06:47:00Z" w:initials="">
    <w:p w14:paraId="000000C7"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Please add this other affiliation: Division of Clinical Psychology, Faculty of Behavioural Sciences and Psychology, University of Lucerne, Lucerne, Swizterland</w:t>
      </w:r>
    </w:p>
  </w:comment>
  <w:comment w:id="3" w:author="David Jackson-Perry" w:date="2026-07-11T08:49:00Z" w:initials="">
    <w:p w14:paraId="000000AF"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suggest using 'people living with HIV' throughout to avoid 'acronyming' people and to show other researchers it is possible! We have the space!</w:t>
      </w:r>
    </w:p>
  </w:comment>
  <w:comment w:id="5" w:author="David Jackson-Perry " w:date="2026-07-07T07:48:00Z" w:initials="">
    <w:p w14:paraId="0000008E"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Young, S., Asherson, P., Lloyd, T., Absoud, M., Arif, M., Colley, W. A., ... &amp; Skirrow, C. (2021). Failure of healthcare provision for attention-deficit/hyperactivity disorder in the United Kingdom: a consensus statement. Frontiers in psychiatry, 12, 649399.</w:t>
      </w:r>
    </w:p>
    <w:p w14:paraId="0000008F"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Smith, S., &amp; McVeigh, J. (2025). Perceptions of stigma and social inclusion amongst a sample of university students with ADHD in Ireland. Disabilities, 5(1), 24.</w:t>
      </w:r>
    </w:p>
  </w:comment>
  <w:comment w:id="6" w:author="Benjamin Hampel" w:date="2026-07-14T12:34:00Z" w:initials="">
    <w:p w14:paraId="00000093"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You are the native speaker, so I trust you with that.. for me it sounds a bit constructed, but that might just be, because I never heard it.</w:t>
      </w:r>
    </w:p>
  </w:comment>
  <w:comment w:id="9" w:author="David Jackson-Perry" w:date="2026-07-11T08:29:00Z" w:initials="">
    <w:p w14:paraId="00000092"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I'm seeing increasing push-back around the expression 'lived experience (I am happy to say!) so am suggesting this alternative - any others welcome!</w:t>
      </w:r>
    </w:p>
  </w:comment>
  <w:comment w:id="11" w:author="David Jackson-Perry" w:date="2026-07-15T06:16:00Z" w:initials="">
    <w:p w14:paraId="000000A6"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Their other points weren't very helpful, but both Adler / Kessler said that ' captures more true cases' - but we still don't know hw to get the scoring system!</w:t>
      </w:r>
    </w:p>
  </w:comment>
  <w:comment w:id="12" w:author="David Jackson-Perry" w:date="2026-07-11T08:30:00Z" w:initials="">
    <w:p w14:paraId="00000096"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Not sure iud we made a decision on this?</w:t>
      </w:r>
    </w:p>
  </w:comment>
  <w:comment w:id="13" w:author="Benjamin Hampel" w:date="2026-07-14T12:36:00Z" w:initials="">
    <w:p w14:paraId="00000097"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think we did, but ask all participants</w:t>
      </w:r>
    </w:p>
  </w:comment>
  <w:comment w:id="15" w:author="David Jackson-Perry" w:date="2026-07-13T05:15:00Z" w:initials="">
    <w:p w14:paraId="000000BF"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If we can get at least a home page set up in time which we should manage!</w:t>
      </w:r>
    </w:p>
  </w:comment>
  <w:comment w:id="35" w:author="Benjamin Hampel" w:date="2026-07-14T12:42:00Z" w:initials="">
    <w:p w14:paraId="000000C0"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think, many medical readers do not understand this sentence. Tbh, not sure if I understand it. So I would rather  put it there, where you describe the principles of Neurodiversity studies so that the reader doesn't have to jump to the discussion or ad a short sentence what this means.</w:t>
      </w:r>
    </w:p>
  </w:comment>
  <w:comment w:id="36" w:author="David Jackson-Perry" w:date="2026-07-15T06:22:00Z" w:initials="">
    <w:p w14:paraId="000000C1"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OK, 2 possibilities: either (as you Ben suggest, move the paragraph back up from the discussion Or add this short deficnition here and leave the paragraph also in the discussion...</w:t>
      </w:r>
    </w:p>
  </w:comment>
  <w:comment w:id="51" w:author="David Jackson-Perry" w:date="2026-07-15T07:49:00Z" w:initials="">
    <w:p w14:paraId="000000A4"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Jackson-Perry, D., Bertilsdotter Rosqvist, H. (2024). An Introduction to Research Methods and Ethics in Neurodiversity Studies. In H.Bertilsdotter Rosqvist and</w:t>
      </w:r>
    </w:p>
  </w:comment>
  <w:comment w:id="62" w:author="David Jackson-Perry" w:date="2026-07-15T07:44:00Z" w:initials="">
    <w:p w14:paraId="000000A3"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Jackson-Perry, D., Bertilsdotter Rosqvist, H. (2024). An Introduction to Research Methods and Ethics in Neurodiversity Studies. In H.Bertilsdotter Rosqvist and D.Jackson-Perry (eds), The Palgrave Handbook of Research Methods and Ethics in Neurodiversity Studies (pp.3-23). Springer Nature: Switzerland. https://doi.org/10.1007/978-3-031-66127-3_1</w:t>
      </w:r>
    </w:p>
  </w:comment>
  <w:comment w:id="67" w:author="David Jackson-Perry" w:date="2026-07-15T06:31:00Z" w:initials="">
    <w:p w14:paraId="000000A5"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Song, P., Zha, M., Yang, Q., Zhang, Y., Li, X., &amp; Rudan, I. (2021). The prevalence of adult attention-deficit hyperactivity disorder: A global systematic review and meta-analysis. Journal of global health, 11, 04009.</w:t>
      </w:r>
    </w:p>
  </w:comment>
  <w:comment w:id="68" w:author="David Jackson-Perry " w:date="2026-07-07T07:48:00Z" w:initials="">
    <w:p w14:paraId="0000009F"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Kosheleff, A. R., Mason, O., Jain, R., Koch, J., &amp; Rubin, J. (2023). Functional impairments associated with ADHD in adulthood and the impact of pharmacological treatment. Journal of attention disorders, 27(7), 669-697.</w:t>
      </w:r>
    </w:p>
  </w:comment>
  <w:comment w:id="69" w:author="David Jackson-Perry" w:date="2026-07-08T09:36:00Z" w:initials="">
    <w:p w14:paraId="000000A0"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Shaw M, Hodgkins P, Caci H, Young S, Kahle J, Woods AG, et al. A systematic review and analysis of long-term outcomes in attention deficit hyperactivity disorder: effects of treatment and non-treatment. BMC Med. 2012;10:99. https://doi.org/10.1186/1741-7015-10-99.</w:t>
      </w:r>
    </w:p>
  </w:comment>
  <w:comment w:id="70" w:author="David Jackson-Perry" w:date="2026-07-08T07:44:00Z" w:initials="">
    <w:p w14:paraId="000000C5"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Young, S., Asherson, P., Lloyd, T., Absoud, M., Arif, M., Colley, W. A., ... &amp; Skirrow, C. (2021). Failure of healthcare provision for attention-deficit/hyperactivity disorder in the United Kingdom: a consensus statement. Frontiers in psychiatry, 12, 649399.</w:t>
      </w:r>
    </w:p>
    <w:p w14:paraId="000000C6"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Smith, S., &amp; McVeigh, J. (2025). Perceptions of stigma and social inclusion amongst a sample of university students with ADHD in Ireland. Disabilities, 5(1), 24.</w:t>
      </w:r>
    </w:p>
  </w:comment>
  <w:comment w:id="71" w:author="David Jackson-Perry " w:date="2026-07-07T07:48:00Z" w:initials="">
    <w:p w14:paraId="00000098"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Visser, M. J., Peters, R. M., &amp; Luman, M. (2024). Understanding ADHD-related stigma: A gender analysis of young adult and key stakeholder perspectives. Neurodiversity, 2.</w:t>
      </w:r>
    </w:p>
  </w:comment>
  <w:comment w:id="72" w:author="David Jackson-Perry" w:date="2026-07-08T09:37:00Z" w:initials="">
    <w:p w14:paraId="00000090"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Deberdt W, Thome J, Lebrec J, Kraemer S, Fregenal I, Ramos-Quiroga JA, et al. Prevalence of ADHD in nonpsychotic adult psychiatric care (ADPSYC): a multinational cross-sectional study in Europe. BMC Psychiatry. 2015;15:1–13.</w:t>
      </w:r>
    </w:p>
  </w:comment>
  <w:comment w:id="85" w:author="David Jackson-Perry" w:date="2026-07-08T08:00:00Z" w:initials="">
    <w:p w14:paraId="000000C4"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Asherson, P., Leaver, L., Adamou, M. et al. Mainstreaming adult ADHD into primary care in the UK: guidance, practice, and best practice recommendations. BMC Psychiatry 22, 640 (2022). https://doi.org/10.1186/s12888-022-04290-7</w:t>
      </w:r>
    </w:p>
  </w:comment>
  <w:comment w:id="87" w:author="David Jackson-Perry" w:date="2026-07-08T09:41:00Z" w:initials="">
    <w:p w14:paraId="0000008C"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Asherson, P., Leaver, L., Adamou, M. et al. Mainstreaming adult ADHD into primary care in the UK: guidance, practice, and best practice recommendations. BMC Psychiatry 22, 640 (2022). https://doi.org/10.1186/s12888-022-04290-7</w:t>
      </w:r>
    </w:p>
  </w:comment>
  <w:comment w:id="83" w:author="Benjamin Hampel" w:date="2026-07-14T12:50:00Z" w:initials="">
    <w:p w14:paraId="000000B0"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That's quite a long sentence. Maybe: </w:t>
      </w:r>
    </w:p>
    <w:p w14:paraId="000000B1"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Missing to diagnose and treat ADHD as the underlying condidtion due to the pre-dominance of associated diagnosis and symptoms, such as Depression or Anxiety.</w:t>
      </w:r>
    </w:p>
  </w:comment>
  <w:comment w:id="84" w:author="David Jackson-Perry" w:date="2026-07-15T06:24:00Z" w:initials="">
    <w:p w14:paraId="000000B2"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I've tried an alternative here...</w:t>
      </w:r>
    </w:p>
  </w:comment>
  <w:comment w:id="91" w:author="Benjamin Hampel" w:date="2026-07-14T12:56:00Z" w:initials="">
    <w:p w14:paraId="000000AD"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found this review article: https://pubmed.ncbi.nlm.nih.gov/32402814/</w:t>
      </w:r>
    </w:p>
    <w:p w14:paraId="000000AE"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What I find interesting, that while here people with ADHD show more sexual desire, they also show less sexual satisfaction. I like this asspect of less sexual satisfaction, because it might give a different view on why risk for HIV increase than just impulsivity. Maybe, this goes to faar for this paper, I still wanted to share this thought with you.</w:t>
      </w:r>
    </w:p>
  </w:comment>
  <w:comment w:id="92" w:author="Salvatore Corbisiero" w:date="2026-07-10T07:12:00Z" w:initials="">
    <w:p w14:paraId="000000B4"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References?</w:t>
      </w:r>
    </w:p>
  </w:comment>
  <w:comment w:id="93" w:author="David Jackson-Perry" w:date="2026-07-10T08:05:00Z" w:initials="">
    <w:p w14:paraId="000000B5"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Wozniak JA. ADHD impulsivity and sexual health: an exploratory review and logical analysis of STI and HIV risk. JIRIRI 2025; 18: 29–47.</w:t>
      </w:r>
    </w:p>
    <w:p w14:paraId="000000B6"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e.g. Sarver, D. E., McCart, M. R., Sheidow, A. J., &amp; </w:t>
      </w:r>
    </w:p>
    <w:p w14:paraId="000000B7"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Letourneau, E. J. (2014). ADHD and risky </w:t>
      </w:r>
    </w:p>
    <w:p w14:paraId="000000B8"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sexual behavior in adolescents: Conduct </w:t>
      </w:r>
    </w:p>
    <w:p w14:paraId="000000B9"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problems and substance use as mediators of </w:t>
      </w:r>
    </w:p>
    <w:p w14:paraId="000000BA"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risk. Journal of Child Psychology and </w:t>
      </w:r>
    </w:p>
    <w:p w14:paraId="000000BB"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Psychiatry, and Allied Disciplines, 55(12), </w:t>
      </w:r>
    </w:p>
    <w:p w14:paraId="000000BC"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1345–1353. https://doi.org/10.1111/jcpp.12249</w:t>
      </w:r>
    </w:p>
  </w:comment>
  <w:comment w:id="94" w:author="David Jackson-Perry" w:date="2026-07-07T17:05:00Z" w:initials="">
    <w:p w14:paraId="000000A9"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Wozniak JA. ADHD impulsivity and sexual health: an exploratory review and logical analysis of STI and HIV risk. JIRIRI 2025; 18: 29–47.</w:t>
      </w:r>
    </w:p>
  </w:comment>
  <w:comment w:id="95" w:author="Benjamin Hampel" w:date="2026-07-14T13:00:00Z" w:initials="">
    <w:p w14:paraId="000000AA"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https://pubmed.ncbi.nlm.nih.gov/36674031/</w:t>
      </w:r>
    </w:p>
  </w:comment>
  <w:comment w:id="96" w:author="David Jackson-Perry " w:date="2026-07-07T07:48:00Z" w:initials="">
    <w:p w14:paraId="0000008A"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Young, S., Klassen, L. J., Reitmeier, S. D., Matheson, J. D., &amp; Gudjonsson, G. H. (2023). Let’s talk about sex… and ADHD: findings from an anonymous online survey. International journal of environmental research and public health, 20(3), 2037.</w:t>
      </w:r>
    </w:p>
    <w:p w14:paraId="0000008B"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Hertz, P. G., Turner, D., Barra, S., Biedermann, L., Retz-Junginger, P., Schöttle, D., &amp; Retz, W. (2022). Sexuality in adults with ADHD: results of an online survey. Frontiers in psychiatry, 13, 868278.</w:t>
      </w:r>
    </w:p>
  </w:comment>
  <w:comment w:id="97" w:author="David Jackson-Perry" w:date="2026-07-07T16:48:00Z" w:initials="">
    <w:p w14:paraId="000000BE"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Huyst, V., Van Praet, J., Tsoumanis, A., Vanbaelen, T., Sauvage, A. S., Dewinter, J., ... &amp; Roelens, K. (2026). Prevalence of autistic traits in people living with HIV and users of HIV pre-exposure prophylaxis: a cross-sectional study in Belgian HIV reference centres. AIDS care, 38(5), 1093-1108.</w:t>
      </w:r>
    </w:p>
  </w:comment>
  <w:comment w:id="98" w:author="David Jackson-Perry" w:date="2026-07-07T16:47:00Z" w:initials="">
    <w:p w14:paraId="000000BD"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Petruzzelli, M. G., Matera, E., Margari, L., Marzulli, L., Gabellone, A., Cotugno, C., ... &amp; Cortese, S. (2026). An update on the comorbidity of attention deficit/hyperactivity disorder (ADHD) and autism spectrum disorder (ASD) and its clinical management. Expert Review of Neurotherapeutics, 26(1), 75-89.</w:t>
      </w:r>
    </w:p>
  </w:comment>
  <w:comment w:id="99" w:author="David Jackson-Perry" w:date="2026-07-15T06:33:00Z" w:initials="">
    <w:p w14:paraId="000000A7"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 we need to reconsider formulation of this here and throughout after mails from Kessler/Adler?</w:t>
      </w:r>
    </w:p>
  </w:comment>
  <w:comment w:id="123" w:author="Benjamin Hampel" w:date="2026-07-14T13:06:00Z" w:initials="">
    <w:p w14:paraId="000000A8"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What do you think, we could also measure the impact of the training by a short questionnaire before and after the training among HCP?</w:t>
      </w:r>
    </w:p>
  </w:comment>
  <w:comment w:id="141" w:author="Alain A" w:date="2026-07-10T13:53:00Z" w:initials="">
    <w:p w14:paraId="0000008D"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Comment BH: I think we need to add one paragraph where we describe the cohorts in a few words.</w:t>
      </w:r>
    </w:p>
  </w:comment>
  <w:comment w:id="142" w:author="Alain Amstutz" w:date="2026-07-06T12:02:00Z" w:initials="">
    <w:p w14:paraId="0000007F"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let's add some references for these - cohort profile for SHCS - and for swissPrEPared?</w:t>
      </w:r>
    </w:p>
  </w:comment>
  <w:comment w:id="143" w:author="Benjamin Hampel" w:date="2026-07-14T13:12:00Z" w:initials="">
    <w:p w14:paraId="00000080"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https://onlinelibrary.wiley.com/doi/10.1111/hiv.13175</w:t>
      </w:r>
    </w:p>
    <w:p w14:paraId="00000081" w14:textId="77777777" w:rsidR="00B37951" w:rsidRDefault="00B37951">
      <w:pPr>
        <w:widowControl w:val="0"/>
        <w:pBdr>
          <w:top w:val="nil"/>
          <w:left w:val="nil"/>
          <w:bottom w:val="nil"/>
          <w:right w:val="nil"/>
          <w:between w:val="nil"/>
        </w:pBdr>
        <w:rPr>
          <w:rFonts w:ascii="Arial" w:eastAsia="Arial" w:hAnsi="Arial" w:cs="Arial"/>
          <w:color w:val="000000"/>
          <w:sz w:val="22"/>
          <w:szCs w:val="22"/>
        </w:rPr>
      </w:pPr>
    </w:p>
    <w:p w14:paraId="00000082"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think, weh should als ad a short paragraph about the design of the different cohorts. Here is an example from a recent paper, we are submitting soon: </w:t>
      </w:r>
    </w:p>
    <w:p w14:paraId="00000083" w14:textId="77777777" w:rsidR="00B37951" w:rsidRDefault="00B37951">
      <w:pPr>
        <w:widowControl w:val="0"/>
        <w:pBdr>
          <w:top w:val="nil"/>
          <w:left w:val="nil"/>
          <w:bottom w:val="nil"/>
          <w:right w:val="nil"/>
          <w:between w:val="nil"/>
        </w:pBdr>
        <w:rPr>
          <w:rFonts w:ascii="Arial" w:eastAsia="Arial" w:hAnsi="Arial" w:cs="Arial"/>
          <w:color w:val="000000"/>
          <w:sz w:val="22"/>
          <w:szCs w:val="22"/>
        </w:rPr>
      </w:pPr>
    </w:p>
    <w:p w14:paraId="00000084"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The SHCS is an ongoing, nationwide, observational cohort study established in 1988 that enrolls adults living with HIV in Switzerlan. The cohort is estimated to include approximately 62.4% of all diagnosed people with HIV in the country. Participants attend study visits every six months, during which comprehensive clinical, behavioral, and laboratory data are collected during the medical visit. Since 2024, all new enrollments are asked about the reasons why they decided against the use of PrEP. </w:t>
      </w:r>
    </w:p>
    <w:p w14:paraId="00000085" w14:textId="77777777" w:rsidR="00B37951" w:rsidRDefault="00B37951">
      <w:pPr>
        <w:widowControl w:val="0"/>
        <w:pBdr>
          <w:top w:val="nil"/>
          <w:left w:val="nil"/>
          <w:bottom w:val="nil"/>
          <w:right w:val="nil"/>
          <w:between w:val="nil"/>
        </w:pBdr>
        <w:rPr>
          <w:rFonts w:ascii="Arial" w:eastAsia="Arial" w:hAnsi="Arial" w:cs="Arial"/>
          <w:color w:val="000000"/>
          <w:sz w:val="22"/>
          <w:szCs w:val="22"/>
        </w:rPr>
      </w:pPr>
    </w:p>
    <w:p w14:paraId="00000086"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SwissPrEPared cohort study</w:t>
      </w:r>
    </w:p>
    <w:p w14:paraId="00000087"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SwissPrEPared is an ongoing, national, multicenter cohort study that follows individuals interested in using PrEP for HIV prevention since 2019. The study design and cohort profile have been described previously. In brief, up to 2025 cumulatively 91 recruiting centers, located in 18 of Switzerland’s 26 cantons participated. Centers include tertiary and cantonal hospitals, community-based voluntary counselling and testing services (“Checkpoints”), and private medical practices, such as those of general practitioners, infectious diseases specialists, and dermatologists.</w:t>
      </w:r>
    </w:p>
    <w:p w14:paraId="00000088" w14:textId="77777777" w:rsidR="00B3795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Baseline data on participants is collected at study enrollment, such as gender, sexual identity, and medical history. Participants also complete standardized, smartphone-compatible questionnaires via a secure, web-based platform prior to scheduled study visits; information collected includes medical (e.g., STI and mental health symptoms) and sociobehavioral data (e.g., number of sexual partners, substance use, other risk behaviors). Study visits include PrEP counselling and a medical assessment and occur at regular intervals: every three months for participants using daily PrEP and at least every six months for those using intermittent PrEP. A one-time online survey conducted via social media and dating applications i</w:t>
      </w:r>
    </w:p>
  </w:comment>
  <w:comment w:id="145" w:author="David Jackson-Perry" w:date="2026-07-11T10:47:00Z" w:initials="">
    <w:p w14:paraId="000000C9"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Link to existing podcasts if available by submission</w:t>
      </w:r>
    </w:p>
  </w:comment>
  <w:comment w:id="146" w:author="David Jackson-Perry " w:date="2026-07-07T07:48:00Z" w:initials="">
    <w:p w14:paraId="00000094"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We should add here the prevalence of &gt;14 on ASRS5 in general population?</w:t>
      </w:r>
    </w:p>
  </w:comment>
  <w:comment w:id="147" w:author="Benjamin Hampel" w:date="2026-07-14T13:15:00Z" w:initials="">
    <w:p w14:paraId="00000095"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Yes, I think that would be good.</w:t>
      </w:r>
    </w:p>
  </w:comment>
  <w:comment w:id="148" w:author="Alain Amstutz" w:date="2026-07-06T13:50:00Z" w:initials="">
    <w:p w14:paraId="00000091"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TBD. It would help ourselves to look into this in more detail - we have to do it anyway at some point.</w:t>
      </w:r>
    </w:p>
  </w:comment>
  <w:comment w:id="149" w:author="Benjamin Hampel" w:date="2026-07-14T13:17:00Z" w:initials="">
    <w:p w14:paraId="000000AB"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Didn't we say everyone has this opportunity?</w:t>
      </w:r>
    </w:p>
  </w:comment>
  <w:comment w:id="150" w:author="Benjamin Hampel" w:date="2026-07-14T13:17:00Z" w:initials="">
    <w:p w14:paraId="000000AC"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...has the possibility to discuss the result with the health care professional during the HIV or PrEP visits. HCPs will be all trained in ADHD sensitive care and in providing most important information on ADHD. Additionally...</w:t>
      </w:r>
    </w:p>
  </w:comment>
  <w:comment w:id="151" w:author="Benjamin Hampel" w:date="2026-07-14T13:22:00Z" w:initials="">
    <w:p w14:paraId="000000B3"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who are so far not included in current PrEP recommendations...</w:t>
      </w:r>
    </w:p>
  </w:comment>
  <w:comment w:id="152" w:author="Alain A" w:date="2026-07-10T13:54:00Z" w:initials="">
    <w:p w14:paraId="0000007D"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comment BH: I would name long-acting directly here. Alos: Shall we name a potential new indication for PrEP for people who do so far not qualify under the current guidelines? It's a bit bold, but it's the discussion...</w:t>
      </w:r>
    </w:p>
  </w:comment>
  <w:comment w:id="153" w:author="Benjamin Hampel" w:date="2026-07-14T13:24:00Z" w:initials="">
    <w:p w14:paraId="0000007E"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yes, I have this in the chapter above. Generally, there is quite an overlap of the Dissemination chapter and the discussion...</w:t>
      </w:r>
    </w:p>
  </w:comment>
  <w:comment w:id="157" w:author="David Jackson-Perry" w:date="2026-07-09T08:47:00Z" w:initials="">
    <w:p w14:paraId="0000009E"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Sonuga-Barke, E. J. S. (2002). Psychological heterogeneity in AD/HD: A dual pathway model of behaviour and cognition. Behavioural Brain Research, 130(1–2), 29–36.</w:t>
      </w:r>
    </w:p>
  </w:comment>
  <w:comment w:id="158" w:author="David Jackson-Perry" w:date="2026-07-09T08:39:00Z" w:initials="">
    <w:p w14:paraId="0000009A"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Brown, A. I., Bertilsdotter Rosqvist, H., &amp; Jackson-Perry, D. (2024). An introduction to Critical ADHD Studies. In The Palgrave Handbook of Research Methods and Ethics in Neurodiversity Studies (pp. 41–57). Cham: Palgrave Macmillan.</w:t>
      </w:r>
    </w:p>
  </w:comment>
  <w:comment w:id="159" w:author="David Jackson-Perry" w:date="2026-07-09T08:33:00Z" w:initials="">
    <w:p w14:paraId="00000089"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Timimi, S., &amp; Taylor, E. (2004). ADHD is best understood as a cultural construct. British Journal of Psychiatry, 184(1), 8–9</w:t>
      </w:r>
    </w:p>
  </w:comment>
  <w:comment w:id="160" w:author="David Jackson-Perry" w:date="2026-07-09T08:37:00Z" w:initials="">
    <w:p w14:paraId="00000099"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Kendell, R., &amp; Jablensky, A. (2003). Distinguishing between the validity and utility of psychiatric diagnoses. American Journal of Psychiatry, 160(1), 4–12.</w:t>
      </w:r>
    </w:p>
  </w:comment>
  <w:comment w:id="161" w:author="David Jackson-Perry" w:date="2026-07-11T10:28:00Z" w:initials="">
    <w:p w14:paraId="000000C8"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Jackson-Perry, D., Bertilsdotter Rosqvist, H. (2024). An Introduction to Research Methods and Ethics in Neurodiversity Studies. In H.Bertilsdotter Rosqvist and D.Jackson-Perry (eds), The Palgrave Handbook of Research Methods and Ethics in Neurodiversity Studies (pp.3-23). Springer Nature: Switzerland. https://doi.org/10.1007/978-3-031-66127-3_1</w:t>
      </w:r>
    </w:p>
  </w:comment>
  <w:comment w:id="162" w:author="David Jackson-Perry" w:date="2026-07-08T07:22:00Z" w:initials="">
    <w:p w14:paraId="000000C3"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Filipe, A. M., &amp; Holroyd, D. (2026). Mapping the social studies of ADHD: From medicalization theory to neurodiversity in the digital age, and future directions. Health, 13634593261449197.</w:t>
      </w:r>
    </w:p>
  </w:comment>
  <w:comment w:id="155" w:author="Benjamin Hampel" w:date="2026-07-14T13:31:00Z" w:initials="">
    <w:p w14:paraId="000000A1"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recommend switching this into the introduction</w:t>
      </w:r>
    </w:p>
  </w:comment>
  <w:comment w:id="156" w:author="David Jackson-Perry" w:date="2026-07-15T07:43:00Z" w:initials="">
    <w:p w14:paraId="000000A2"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OK -  a decision needs making, I moved it down based on Alain's suggestion! Alternatively, I have tried giving a very quick definition in the intro and left this here for now - pelase feel free to comment!</w:t>
      </w:r>
    </w:p>
  </w:comment>
  <w:comment w:id="163" w:author="David Jackson-Perry" w:date="2026-07-11T09:32:00Z" w:initials="">
    <w:p w14:paraId="000000C2"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Grace?</w:t>
      </w:r>
    </w:p>
  </w:comment>
  <w:comment w:id="164" w:author="Alain Amstutz" w:date="2026-07-06T14:58:00Z" w:initials="">
    <w:p w14:paraId="0000009B"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TBD</w:t>
      </w:r>
    </w:p>
  </w:comment>
  <w:comment w:id="165" w:author="Alain Amstutz" w:date="2026-07-06T15:35:00Z" w:initials="">
    <w:p w14:paraId="0000009C"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Also, similar to our JIAS article: "DJP lives with HIV and late-diagnosed ADHD and works in both fields as HIV project manager at a Swiss university hospital and an academic in neurodiversity studies." ?</w:t>
      </w:r>
    </w:p>
  </w:comment>
  <w:comment w:id="166" w:author="David Jackson-Perry" w:date="2026-07-11T09:31:00Z" w:initials="">
    <w:p w14:paraId="0000009D" w14:textId="77777777" w:rsidR="00B37951" w:rsidRDefault="0052456E">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Absolutely not! If having experiential knowledge was a conflict then researchers working on e.g. ISTs who have had an IST or researchers who are women writing about women being under-represented in SHCS data  would also need to declare! I am happy to discuss positionality, but not framed as competing interests!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0CB" w15:done="0"/>
  <w15:commentEx w15:paraId="000000CA" w15:done="0"/>
  <w15:commentEx w15:paraId="000000C7" w15:done="0"/>
  <w15:commentEx w15:paraId="000000AF" w15:done="0"/>
  <w15:commentEx w15:paraId="0000008F" w15:done="0"/>
  <w15:commentEx w15:paraId="00000093" w15:done="0"/>
  <w15:commentEx w15:paraId="00000092" w15:done="0"/>
  <w15:commentEx w15:paraId="000000A6" w15:done="0"/>
  <w15:commentEx w15:paraId="00000096" w15:done="0"/>
  <w15:commentEx w15:paraId="00000097" w15:paraIdParent="00000096" w15:done="0"/>
  <w15:commentEx w15:paraId="000000BF" w15:done="0"/>
  <w15:commentEx w15:paraId="000000C0" w15:done="0"/>
  <w15:commentEx w15:paraId="000000C1" w15:paraIdParent="000000C0" w15:done="0"/>
  <w15:commentEx w15:paraId="000000A4" w15:done="0"/>
  <w15:commentEx w15:paraId="000000A3" w15:done="0"/>
  <w15:commentEx w15:paraId="000000A5" w15:done="0"/>
  <w15:commentEx w15:paraId="0000009F" w15:done="0"/>
  <w15:commentEx w15:paraId="000000A0" w15:paraIdParent="0000009F" w15:done="0"/>
  <w15:commentEx w15:paraId="000000C6" w15:done="0"/>
  <w15:commentEx w15:paraId="00000098" w15:done="0"/>
  <w15:commentEx w15:paraId="00000090" w15:done="0"/>
  <w15:commentEx w15:paraId="000000C4" w15:done="0"/>
  <w15:commentEx w15:paraId="0000008C" w15:done="0"/>
  <w15:commentEx w15:paraId="000000B1" w15:done="0"/>
  <w15:commentEx w15:paraId="000000B2" w15:paraIdParent="000000B1" w15:done="0"/>
  <w15:commentEx w15:paraId="000000AE" w15:done="0"/>
  <w15:commentEx w15:paraId="000000B4" w15:done="0"/>
  <w15:commentEx w15:paraId="000000BC" w15:paraIdParent="000000B4" w15:done="0"/>
  <w15:commentEx w15:paraId="000000A9" w15:done="0"/>
  <w15:commentEx w15:paraId="000000AA" w15:done="0"/>
  <w15:commentEx w15:paraId="0000008B" w15:done="0"/>
  <w15:commentEx w15:paraId="000000BE" w15:done="0"/>
  <w15:commentEx w15:paraId="000000BD" w15:done="0"/>
  <w15:commentEx w15:paraId="000000A7" w15:done="0"/>
  <w15:commentEx w15:paraId="000000A8" w15:done="0"/>
  <w15:commentEx w15:paraId="0000008D" w15:done="0"/>
  <w15:commentEx w15:paraId="0000007F" w15:done="0"/>
  <w15:commentEx w15:paraId="00000088" w15:paraIdParent="0000007F" w15:done="0"/>
  <w15:commentEx w15:paraId="000000C9" w15:done="0"/>
  <w15:commentEx w15:paraId="00000094" w15:done="0"/>
  <w15:commentEx w15:paraId="00000095" w15:paraIdParent="00000094" w15:done="0"/>
  <w15:commentEx w15:paraId="00000091" w15:done="0"/>
  <w15:commentEx w15:paraId="000000AB" w15:done="0"/>
  <w15:commentEx w15:paraId="000000AC" w15:done="0"/>
  <w15:commentEx w15:paraId="000000B3" w15:done="0"/>
  <w15:commentEx w15:paraId="0000007D" w15:done="0"/>
  <w15:commentEx w15:paraId="0000007E" w15:paraIdParent="0000007D" w15:done="0"/>
  <w15:commentEx w15:paraId="0000009E" w15:done="0"/>
  <w15:commentEx w15:paraId="0000009A" w15:done="0"/>
  <w15:commentEx w15:paraId="00000089" w15:done="0"/>
  <w15:commentEx w15:paraId="00000099" w15:done="0"/>
  <w15:commentEx w15:paraId="000000C8" w15:done="0"/>
  <w15:commentEx w15:paraId="000000C3" w15:done="0"/>
  <w15:commentEx w15:paraId="000000A1" w15:done="0"/>
  <w15:commentEx w15:paraId="000000A2" w15:paraIdParent="000000A1" w15:done="0"/>
  <w15:commentEx w15:paraId="000000C2" w15:done="0"/>
  <w15:commentEx w15:paraId="0000009B" w15:done="0"/>
  <w15:commentEx w15:paraId="0000009C" w15:paraIdParent="0000009B" w15:done="0"/>
  <w15:commentEx w15:paraId="0000009D" w15:paraIdParent="000000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0CB" w16cid:durableId="000000CB"/>
  <w16cid:commentId w16cid:paraId="000000CA" w16cid:durableId="000000CA"/>
  <w16cid:commentId w16cid:paraId="000000C7" w16cid:durableId="000000C7"/>
  <w16cid:commentId w16cid:paraId="000000AF" w16cid:durableId="000000AF"/>
  <w16cid:commentId w16cid:paraId="0000008F" w16cid:durableId="0000008F"/>
  <w16cid:commentId w16cid:paraId="00000093" w16cid:durableId="00000093"/>
  <w16cid:commentId w16cid:paraId="00000092" w16cid:durableId="00000092"/>
  <w16cid:commentId w16cid:paraId="000000A6" w16cid:durableId="000000A6"/>
  <w16cid:commentId w16cid:paraId="00000096" w16cid:durableId="00000096"/>
  <w16cid:commentId w16cid:paraId="00000097" w16cid:durableId="00000097"/>
  <w16cid:commentId w16cid:paraId="000000BF" w16cid:durableId="000000BF"/>
  <w16cid:commentId w16cid:paraId="000000C0" w16cid:durableId="000000C0"/>
  <w16cid:commentId w16cid:paraId="000000C1" w16cid:durableId="000000C1"/>
  <w16cid:commentId w16cid:paraId="000000A4" w16cid:durableId="000000A4"/>
  <w16cid:commentId w16cid:paraId="000000A3" w16cid:durableId="000000A3"/>
  <w16cid:commentId w16cid:paraId="000000A5" w16cid:durableId="000000A5"/>
  <w16cid:commentId w16cid:paraId="0000009F" w16cid:durableId="0000009F"/>
  <w16cid:commentId w16cid:paraId="000000A0" w16cid:durableId="000000A0"/>
  <w16cid:commentId w16cid:paraId="000000C6" w16cid:durableId="000000C6"/>
  <w16cid:commentId w16cid:paraId="00000098" w16cid:durableId="00000098"/>
  <w16cid:commentId w16cid:paraId="00000090" w16cid:durableId="00000090"/>
  <w16cid:commentId w16cid:paraId="000000C4" w16cid:durableId="000000C4"/>
  <w16cid:commentId w16cid:paraId="0000008C" w16cid:durableId="0000008C"/>
  <w16cid:commentId w16cid:paraId="000000B1" w16cid:durableId="000000B1"/>
  <w16cid:commentId w16cid:paraId="000000B2" w16cid:durableId="000000B2"/>
  <w16cid:commentId w16cid:paraId="000000AE" w16cid:durableId="000000AE"/>
  <w16cid:commentId w16cid:paraId="000000B4" w16cid:durableId="000000B4"/>
  <w16cid:commentId w16cid:paraId="000000BC" w16cid:durableId="000000BC"/>
  <w16cid:commentId w16cid:paraId="000000A9" w16cid:durableId="000000A9"/>
  <w16cid:commentId w16cid:paraId="000000AA" w16cid:durableId="000000AA"/>
  <w16cid:commentId w16cid:paraId="0000008B" w16cid:durableId="0000008B"/>
  <w16cid:commentId w16cid:paraId="000000BE" w16cid:durableId="000000BE"/>
  <w16cid:commentId w16cid:paraId="000000BD" w16cid:durableId="000000BD"/>
  <w16cid:commentId w16cid:paraId="000000A7" w16cid:durableId="000000A7"/>
  <w16cid:commentId w16cid:paraId="000000A8" w16cid:durableId="000000A8"/>
  <w16cid:commentId w16cid:paraId="0000008D" w16cid:durableId="0000008D"/>
  <w16cid:commentId w16cid:paraId="0000007F" w16cid:durableId="0000007F"/>
  <w16cid:commentId w16cid:paraId="00000088" w16cid:durableId="00000088"/>
  <w16cid:commentId w16cid:paraId="000000C9" w16cid:durableId="000000C9"/>
  <w16cid:commentId w16cid:paraId="00000094" w16cid:durableId="00000094"/>
  <w16cid:commentId w16cid:paraId="00000095" w16cid:durableId="00000095"/>
  <w16cid:commentId w16cid:paraId="00000091" w16cid:durableId="00000091"/>
  <w16cid:commentId w16cid:paraId="000000AB" w16cid:durableId="000000AB"/>
  <w16cid:commentId w16cid:paraId="000000AC" w16cid:durableId="000000AC"/>
  <w16cid:commentId w16cid:paraId="000000B3" w16cid:durableId="000000B3"/>
  <w16cid:commentId w16cid:paraId="0000007D" w16cid:durableId="0000007D"/>
  <w16cid:commentId w16cid:paraId="0000007E" w16cid:durableId="0000007E"/>
  <w16cid:commentId w16cid:paraId="0000009E" w16cid:durableId="0000009E"/>
  <w16cid:commentId w16cid:paraId="0000009A" w16cid:durableId="0000009A"/>
  <w16cid:commentId w16cid:paraId="00000089" w16cid:durableId="00000089"/>
  <w16cid:commentId w16cid:paraId="00000099" w16cid:durableId="00000099"/>
  <w16cid:commentId w16cid:paraId="000000C8" w16cid:durableId="000000C8"/>
  <w16cid:commentId w16cid:paraId="000000C3" w16cid:durableId="000000C3"/>
  <w16cid:commentId w16cid:paraId="000000A1" w16cid:durableId="000000A1"/>
  <w16cid:commentId w16cid:paraId="000000A2" w16cid:durableId="000000A2"/>
  <w16cid:commentId w16cid:paraId="000000C2" w16cid:durableId="000000C2"/>
  <w16cid:commentId w16cid:paraId="0000009B" w16cid:durableId="0000009B"/>
  <w16cid:commentId w16cid:paraId="0000009C" w16cid:durableId="0000009C"/>
  <w16cid:commentId w16cid:paraId="0000009D" w16cid:durableId="000000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DFC971" w14:textId="77777777" w:rsidR="00F5637B" w:rsidRDefault="00F5637B">
      <w:r>
        <w:separator/>
      </w:r>
    </w:p>
  </w:endnote>
  <w:endnote w:type="continuationSeparator" w:id="0">
    <w:p w14:paraId="0FFBAA53" w14:textId="77777777" w:rsidR="00F5637B" w:rsidRDefault="00F56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ndara">
    <w:panose1 w:val="020E0502030303020204"/>
    <w:charset w:val="00"/>
    <w:family w:val="swiss"/>
    <w:pitch w:val="variable"/>
    <w:sig w:usb0="A00002EF" w:usb1="4000A44B" w:usb2="00000000" w:usb3="00000000" w:csb0="0000019F" w:csb1="00000000"/>
    <w:embedRegular r:id="rId1" w:fontKey="{CE0A86F2-A91F-7549-B24B-DE710847BF57}"/>
    <w:embedBold r:id="rId2" w:fontKey="{14C42292-D189-2943-9469-7D22FA5B9A5D}"/>
    <w:embedBoldItalic r:id="rId3" w:fontKey="{F6C1B262-4DF4-554E-B2AC-81ABC34F0C05}"/>
  </w:font>
  <w:font w:name="Courier New">
    <w:panose1 w:val="02070309020205020404"/>
    <w:charset w:val="00"/>
    <w:family w:val="modern"/>
    <w:pitch w:val="fixed"/>
    <w:sig w:usb0="E0002EFF" w:usb1="C0007843" w:usb2="00000009" w:usb3="00000000" w:csb0="000001FF" w:csb1="00000000"/>
    <w:embedRegular r:id="rId4" w:fontKey="{F513DCF6-E14C-5446-B9C2-FFBE382E0128}"/>
  </w:font>
  <w:font w:name="Noto Sans Symbols">
    <w:panose1 w:val="020B0604020202020204"/>
    <w:charset w:val="00"/>
    <w:family w:val="auto"/>
    <w:pitch w:val="default"/>
    <w:embedRegular r:id="rId5" w:fontKey="{6DD5C6CC-30EA-2247-A91C-0F0B67A973B7}"/>
  </w:font>
  <w:font w:name="Times New Roman">
    <w:panose1 w:val="02020603050405020304"/>
    <w:charset w:val="00"/>
    <w:family w:val="roman"/>
    <w:pitch w:val="variable"/>
    <w:sig w:usb0="E0002EFF" w:usb1="C000785B" w:usb2="00000009" w:usb3="00000000" w:csb0="000001FF" w:csb1="00000000"/>
    <w:embedRegular r:id="rId6" w:fontKey="{FBF37221-32D4-9244-9CA9-E358A3F3A331}"/>
  </w:font>
  <w:font w:name="Calibri">
    <w:panose1 w:val="020F0502020204030204"/>
    <w:charset w:val="00"/>
    <w:family w:val="swiss"/>
    <w:pitch w:val="variable"/>
    <w:sig w:usb0="E4002EFF" w:usb1="C200247B" w:usb2="00000009" w:usb3="00000000" w:csb0="000001FF" w:csb1="00000000"/>
    <w:embedRegular r:id="rId7" w:fontKey="{9BFC1BE0-660C-DD4E-80F3-7BC98BD5A06C}"/>
    <w:embedItalic r:id="rId8" w:fontKey="{A2008031-C26F-DB49-A27D-A05764DE90C9}"/>
  </w:font>
  <w:font w:name="Georgia">
    <w:panose1 w:val="02040502050405020303"/>
    <w:charset w:val="00"/>
    <w:family w:val="roman"/>
    <w:pitch w:val="variable"/>
    <w:sig w:usb0="00000287" w:usb1="00000000" w:usb2="00000000" w:usb3="00000000" w:csb0="0000009F" w:csb1="00000000"/>
    <w:embedItalic r:id="rId9" w:fontKey="{54BC2D92-E480-6644-95AC-3A768E89FFB2}"/>
  </w:font>
  <w:font w:name="Arial">
    <w:panose1 w:val="020B0604020202020204"/>
    <w:charset w:val="00"/>
    <w:family w:val="swiss"/>
    <w:pitch w:val="variable"/>
    <w:sig w:usb0="E0002AFF" w:usb1="C0007843" w:usb2="00000009" w:usb3="00000000" w:csb0="000001FF" w:csb1="00000000"/>
    <w:embedRegular r:id="rId10" w:fontKey="{AC7B5FB9-25F5-E04B-BA45-59322796962E}"/>
  </w:font>
  <w:font w:name="Verdana">
    <w:panose1 w:val="020B0604030504040204"/>
    <w:charset w:val="00"/>
    <w:family w:val="swiss"/>
    <w:pitch w:val="variable"/>
    <w:sig w:usb0="A10006FF" w:usb1="4000205B" w:usb2="00000010" w:usb3="00000000" w:csb0="0000019F" w:csb1="00000000"/>
    <w:embedRegular r:id="rId11" w:fontKey="{93CDE89B-491F-074F-91A0-C7A8E80F5347}"/>
  </w:font>
  <w:font w:name="Cambria">
    <w:panose1 w:val="02040503050406030204"/>
    <w:charset w:val="00"/>
    <w:family w:val="roman"/>
    <w:pitch w:val="variable"/>
    <w:sig w:usb0="E00006FF" w:usb1="420024FF" w:usb2="02000000" w:usb3="00000000" w:csb0="0000019F" w:csb1="00000000"/>
    <w:embedRegular r:id="rId12" w:fontKey="{D9726252-41B0-1243-B8A3-33CE1CD84D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7C" w14:textId="6BAB3AF3" w:rsidR="00B37951" w:rsidRDefault="00000000">
    <w:pPr>
      <w:pBdr>
        <w:top w:val="nil"/>
        <w:left w:val="nil"/>
        <w:bottom w:val="nil"/>
        <w:right w:val="nil"/>
        <w:between w:val="nil"/>
      </w:pBdr>
      <w:tabs>
        <w:tab w:val="center" w:pos="4536"/>
        <w:tab w:val="right" w:pos="9072"/>
        <w:tab w:val="left" w:pos="2340"/>
      </w:tabs>
      <w:rPr>
        <w:rFonts w:ascii="Candara" w:eastAsia="Candara" w:hAnsi="Candara" w:cs="Candara"/>
        <w:color w:val="000000"/>
        <w:sz w:val="16"/>
        <w:szCs w:val="16"/>
      </w:rPr>
    </w:pPr>
    <w:r>
      <w:rPr>
        <w:rFonts w:ascii="Verdana" w:eastAsia="Verdana" w:hAnsi="Verdana" w:cs="Verdana"/>
        <w:color w:val="000000"/>
        <w:sz w:val="20"/>
        <w:szCs w:val="20"/>
      </w:rPr>
      <w:tab/>
    </w:r>
    <w:r>
      <w:rPr>
        <w:rFonts w:ascii="Verdana" w:eastAsia="Verdana" w:hAnsi="Verdana" w:cs="Verdana"/>
        <w:color w:val="000000"/>
        <w:sz w:val="20"/>
        <w:szCs w:val="20"/>
      </w:rPr>
      <w:tab/>
    </w:r>
    <w:r>
      <w:rPr>
        <w:rFonts w:ascii="Candara" w:eastAsia="Candara" w:hAnsi="Candara" w:cs="Candara"/>
        <w:color w:val="000000"/>
        <w:sz w:val="16"/>
        <w:szCs w:val="16"/>
      </w:rPr>
      <w:t xml:space="preserve">page </w:t>
    </w:r>
    <w:r>
      <w:rPr>
        <w:rFonts w:ascii="Candara" w:eastAsia="Candara" w:hAnsi="Candara" w:cs="Candara"/>
        <w:color w:val="000000"/>
        <w:sz w:val="16"/>
        <w:szCs w:val="16"/>
      </w:rPr>
      <w:fldChar w:fldCharType="begin"/>
    </w:r>
    <w:r>
      <w:rPr>
        <w:rFonts w:ascii="Candara" w:eastAsia="Candara" w:hAnsi="Candara" w:cs="Candara"/>
        <w:color w:val="000000"/>
        <w:sz w:val="16"/>
        <w:szCs w:val="16"/>
      </w:rPr>
      <w:instrText>PAGE</w:instrText>
    </w:r>
    <w:r>
      <w:rPr>
        <w:rFonts w:ascii="Candara" w:eastAsia="Candara" w:hAnsi="Candara" w:cs="Candara"/>
        <w:color w:val="000000"/>
        <w:sz w:val="16"/>
        <w:szCs w:val="16"/>
      </w:rPr>
      <w:fldChar w:fldCharType="separate"/>
    </w:r>
    <w:r w:rsidR="0052456E">
      <w:rPr>
        <w:rFonts w:ascii="Candara" w:eastAsia="Candara" w:hAnsi="Candara" w:cs="Candara"/>
        <w:noProof/>
        <w:color w:val="000000"/>
        <w:sz w:val="16"/>
        <w:szCs w:val="16"/>
      </w:rPr>
      <w:t>1</w:t>
    </w:r>
    <w:r>
      <w:rPr>
        <w:rFonts w:ascii="Candara" w:eastAsia="Candara" w:hAnsi="Candara" w:cs="Candara"/>
        <w:color w:val="000000"/>
        <w:sz w:val="16"/>
        <w:szCs w:val="16"/>
      </w:rPr>
      <w:fldChar w:fldCharType="end"/>
    </w:r>
    <w:r>
      <w:rPr>
        <w:rFonts w:ascii="Candara" w:eastAsia="Candara" w:hAnsi="Candara" w:cs="Candara"/>
        <w:color w:val="000000"/>
        <w:sz w:val="16"/>
        <w:szCs w:val="16"/>
      </w:rPr>
      <w:t>/</w:t>
    </w:r>
    <w:r>
      <w:rPr>
        <w:rFonts w:ascii="Candara" w:eastAsia="Candara" w:hAnsi="Candara" w:cs="Candara"/>
        <w:color w:val="000000"/>
        <w:sz w:val="16"/>
        <w:szCs w:val="16"/>
      </w:rPr>
      <w:fldChar w:fldCharType="begin"/>
    </w:r>
    <w:r>
      <w:rPr>
        <w:rFonts w:ascii="Candara" w:eastAsia="Candara" w:hAnsi="Candara" w:cs="Candara"/>
        <w:color w:val="000000"/>
        <w:sz w:val="16"/>
        <w:szCs w:val="16"/>
      </w:rPr>
      <w:instrText>NUMPAGES</w:instrText>
    </w:r>
    <w:r>
      <w:rPr>
        <w:rFonts w:ascii="Candara" w:eastAsia="Candara" w:hAnsi="Candara" w:cs="Candara"/>
        <w:color w:val="000000"/>
        <w:sz w:val="16"/>
        <w:szCs w:val="16"/>
      </w:rPr>
      <w:fldChar w:fldCharType="separate"/>
    </w:r>
    <w:r w:rsidR="0052456E">
      <w:rPr>
        <w:rFonts w:ascii="Candara" w:eastAsia="Candara" w:hAnsi="Candara" w:cs="Candara"/>
        <w:noProof/>
        <w:color w:val="000000"/>
        <w:sz w:val="16"/>
        <w:szCs w:val="16"/>
      </w:rPr>
      <w:t>2</w:t>
    </w:r>
    <w:r>
      <w:rPr>
        <w:rFonts w:ascii="Candara" w:eastAsia="Candara" w:hAnsi="Candara" w:cs="Candara"/>
        <w:color w:val="000000"/>
        <w:sz w:val="16"/>
        <w:szCs w:val="16"/>
      </w:rPr>
      <w:fldChar w:fldCharType="end"/>
    </w:r>
    <w:r>
      <w:rPr>
        <w:noProof/>
      </w:rPr>
      <mc:AlternateContent>
        <mc:Choice Requires="wpg">
          <w:drawing>
            <wp:anchor distT="4294967295" distB="4294967295" distL="114300" distR="114300" simplePos="0" relativeHeight="251658240" behindDoc="0" locked="0" layoutInCell="1" hidden="0" allowOverlap="1" wp14:anchorId="76252FA6" wp14:editId="0BA1F276">
              <wp:simplePos x="0" y="0"/>
              <wp:positionH relativeFrom="column">
                <wp:posOffset>-17458</wp:posOffset>
              </wp:positionH>
              <wp:positionV relativeFrom="paragraph">
                <wp:posOffset>-63179</wp:posOffset>
              </wp:positionV>
              <wp:extent cx="2222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2431350" y="3780000"/>
                        <a:ext cx="5829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-17458</wp:posOffset>
              </wp:positionH>
              <wp:positionV relativeFrom="paragraph">
                <wp:posOffset>-63179</wp:posOffset>
              </wp:positionV>
              <wp:extent cx="22225" cy="222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CEC42C" w14:textId="77777777" w:rsidR="00F5637B" w:rsidRDefault="00F5637B">
      <w:r>
        <w:separator/>
      </w:r>
    </w:p>
  </w:footnote>
  <w:footnote w:type="continuationSeparator" w:id="0">
    <w:p w14:paraId="6289FBC3" w14:textId="77777777" w:rsidR="00F5637B" w:rsidRDefault="00F563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477394"/>
    <w:multiLevelType w:val="multilevel"/>
    <w:tmpl w:val="7EFAA8F2"/>
    <w:lvl w:ilvl="0">
      <w:start w:val="5"/>
      <w:numFmt w:val="bullet"/>
      <w:lvlText w:val="-"/>
      <w:lvlJc w:val="left"/>
      <w:pPr>
        <w:ind w:left="720" w:hanging="360"/>
      </w:pPr>
      <w:rPr>
        <w:rFonts w:ascii="Candara" w:eastAsia="Candara" w:hAnsi="Candara" w:cs="Candar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2F737D"/>
    <w:multiLevelType w:val="multilevel"/>
    <w:tmpl w:val="9B323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830F42"/>
    <w:multiLevelType w:val="multilevel"/>
    <w:tmpl w:val="F04C17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DF47DE0"/>
    <w:multiLevelType w:val="multilevel"/>
    <w:tmpl w:val="982077D4"/>
    <w:lvl w:ilvl="0">
      <w:start w:val="1"/>
      <w:numFmt w:val="bullet"/>
      <w:lvlText w:val="•"/>
      <w:lvlJc w:val="left"/>
      <w:pPr>
        <w:ind w:left="431" w:hanging="259"/>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861042711">
    <w:abstractNumId w:val="1"/>
  </w:num>
  <w:num w:numId="2" w16cid:durableId="371006707">
    <w:abstractNumId w:val="3"/>
  </w:num>
  <w:num w:numId="3" w16cid:durableId="987590764">
    <w:abstractNumId w:val="2"/>
  </w:num>
  <w:num w:numId="4" w16cid:durableId="20077830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ain Amstutz">
    <w15:presenceInfo w15:providerId="None" w15:userId="Alain Amstutz"/>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951"/>
    <w:rsid w:val="00332F58"/>
    <w:rsid w:val="0052456E"/>
    <w:rsid w:val="00B37951"/>
    <w:rsid w:val="00F5637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docId w15:val="{05E2E7D1-9DFA-6648-A008-9F430907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79zd+Ca1J/CpYRj3FOf+Q+I4Lg==">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5157</Words>
  <Characters>29401</Characters>
  <Application>Microsoft Office Word</Application>
  <DocSecurity>0</DocSecurity>
  <Lines>245</Lines>
  <Paragraphs>68</Paragraphs>
  <ScaleCrop>false</ScaleCrop>
  <Company/>
  <LinksUpToDate>false</LinksUpToDate>
  <CharactersWithSpaces>34490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Alain Amstutz</cp:lastModifiedBy>
  <cp:revision>2</cp:revision>
  <dcterms:created xsi:type="dcterms:W3CDTF">2026-07-15T21:29:00Z</dcterms:created>
  <dcterms:modified xsi:type="dcterms:W3CDTF">2026-07-15T21:29:00Z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id="bRVh4GW1"/&gt;&lt;style id="http://www.zotero.org/styles/nlm-citation-sequence-superscript" locale="en-GB"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